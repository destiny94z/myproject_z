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BFDE0" w14:textId="77777777" w:rsidR="00C67AB4" w:rsidRPr="00846987" w:rsidRDefault="00C67AB4" w:rsidP="00C67AB4">
      <w:pPr>
        <w:jc w:val="center"/>
        <w:rPr>
          <w:rFonts w:ascii="新宋体" w:eastAsia="新宋体" w:hAnsi="华文细黑"/>
          <w:b/>
          <w:sz w:val="32"/>
          <w:szCs w:val="32"/>
        </w:rPr>
      </w:pPr>
      <w:bookmarkStart w:id="0" w:name="_Hlk103113376"/>
    </w:p>
    <w:p w14:paraId="606755F0" w14:textId="77777777" w:rsidR="00C67AB4" w:rsidRDefault="00C67AB4" w:rsidP="00C67AB4">
      <w:pPr>
        <w:jc w:val="center"/>
        <w:rPr>
          <w:rFonts w:ascii="新宋体" w:eastAsia="新宋体" w:hAnsi="华文细黑"/>
          <w:b/>
          <w:sz w:val="52"/>
          <w:szCs w:val="52"/>
        </w:rPr>
      </w:pPr>
    </w:p>
    <w:p w14:paraId="7758B0AD" w14:textId="77777777" w:rsidR="00C67AB4" w:rsidRDefault="00C67AB4" w:rsidP="00C67AB4">
      <w:pPr>
        <w:jc w:val="center"/>
        <w:rPr>
          <w:rFonts w:ascii="新宋体" w:eastAsia="新宋体" w:hAnsi="华文细黑"/>
          <w:b/>
          <w:sz w:val="52"/>
          <w:szCs w:val="52"/>
        </w:rPr>
      </w:pPr>
      <w:r>
        <w:rPr>
          <w:noProof/>
        </w:rPr>
        <w:drawing>
          <wp:inline distT="0" distB="0" distL="0" distR="0" wp14:anchorId="7AF7274A" wp14:editId="76AB3FD6">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76275"/>
                    </a:xfrm>
                    <a:prstGeom prst="rect">
                      <a:avLst/>
                    </a:prstGeom>
                    <a:noFill/>
                    <a:ln>
                      <a:noFill/>
                    </a:ln>
                  </pic:spPr>
                </pic:pic>
              </a:graphicData>
            </a:graphic>
          </wp:inline>
        </w:drawing>
      </w:r>
    </w:p>
    <w:p w14:paraId="207ECA8C" w14:textId="77777777" w:rsidR="00C67AB4" w:rsidRPr="00F172D9" w:rsidRDefault="00C67AB4" w:rsidP="00C67AB4">
      <w:pPr>
        <w:jc w:val="center"/>
        <w:rPr>
          <w:rFonts w:ascii="宋体-方正超大字符集" w:eastAsia="宋体-方正超大字符集" w:hAnsi="华文细黑"/>
          <w:b/>
          <w:sz w:val="84"/>
          <w:szCs w:val="84"/>
        </w:rPr>
      </w:pPr>
      <w:r w:rsidRPr="00F172D9">
        <w:rPr>
          <w:rFonts w:ascii="新宋体" w:eastAsia="新宋体" w:hAnsi="华文细黑" w:hint="eastAsia"/>
          <w:b/>
          <w:sz w:val="84"/>
          <w:szCs w:val="84"/>
        </w:rPr>
        <w:t>本科毕业</w:t>
      </w:r>
      <w:r>
        <w:rPr>
          <w:rFonts w:ascii="新宋体" w:eastAsia="新宋体" w:hAnsi="华文细黑" w:hint="eastAsia"/>
          <w:b/>
          <w:sz w:val="84"/>
          <w:szCs w:val="84"/>
        </w:rPr>
        <w:t>设计</w:t>
      </w:r>
    </w:p>
    <w:p w14:paraId="3B2D0D57"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p w14:paraId="4A658A16"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tbl>
      <w:tblPr>
        <w:tblStyle w:val="aa"/>
        <w:tblW w:w="0" w:type="auto"/>
        <w:jc w:val="center"/>
        <w:tblLook w:val="04A0" w:firstRow="1" w:lastRow="0" w:firstColumn="1" w:lastColumn="0" w:noHBand="0" w:noVBand="1"/>
      </w:tblPr>
      <w:tblGrid>
        <w:gridCol w:w="1701"/>
        <w:gridCol w:w="3969"/>
      </w:tblGrid>
      <w:tr w:rsidR="00C67AB4" w14:paraId="4E4F9826" w14:textId="77777777" w:rsidTr="002C629C">
        <w:trPr>
          <w:trHeight w:val="626"/>
          <w:jc w:val="center"/>
        </w:trPr>
        <w:tc>
          <w:tcPr>
            <w:tcW w:w="1701" w:type="dxa"/>
            <w:tcBorders>
              <w:top w:val="nil"/>
              <w:left w:val="nil"/>
              <w:bottom w:val="nil"/>
              <w:right w:val="nil"/>
            </w:tcBorders>
            <w:vAlign w:val="bottom"/>
          </w:tcPr>
          <w:p w14:paraId="346F52C6"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题</w:t>
            </w:r>
            <w:r w:rsidRPr="00C1544B">
              <w:rPr>
                <w:rFonts w:hint="eastAsia"/>
                <w:b/>
                <w:noProof/>
                <w:sz w:val="32"/>
                <w:szCs w:val="32"/>
              </w:rPr>
              <w:t xml:space="preserve">    </w:t>
            </w:r>
            <w:r w:rsidRPr="00C1544B">
              <w:rPr>
                <w:rFonts w:hint="eastAsia"/>
                <w:b/>
                <w:noProof/>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showingPlcHdr/>
            <w:text/>
          </w:sdtPr>
          <w:sdtContent>
            <w:tc>
              <w:tcPr>
                <w:tcW w:w="3969" w:type="dxa"/>
                <w:tcBorders>
                  <w:top w:val="nil"/>
                  <w:left w:val="nil"/>
                  <w:bottom w:val="single" w:sz="4" w:space="0" w:color="auto"/>
                  <w:right w:val="nil"/>
                </w:tcBorders>
                <w:vAlign w:val="bottom"/>
              </w:tcPr>
              <w:p w14:paraId="2DC7352C" w14:textId="6D22147D" w:rsidR="00C67AB4" w:rsidRPr="00771B19" w:rsidRDefault="00912B77" w:rsidP="00912B77">
                <w:pPr>
                  <w:pStyle w:val="a7"/>
                  <w:tabs>
                    <w:tab w:val="left" w:pos="3600"/>
                  </w:tabs>
                  <w:spacing w:before="0" w:beforeAutospacing="0" w:after="0" w:afterAutospacing="0" w:line="600" w:lineRule="auto"/>
                  <w:jc w:val="center"/>
                  <w:rPr>
                    <w:rFonts w:eastAsia="宋体"/>
                    <w:b/>
                    <w:sz w:val="32"/>
                    <w:szCs w:val="32"/>
                  </w:rPr>
                </w:pPr>
                <w:r w:rsidRPr="00FD2189">
                  <w:rPr>
                    <w:rStyle w:val="ac"/>
                    <w:rFonts w:hint="eastAsia"/>
                  </w:rPr>
                  <w:t>单击此处输入文字。</w:t>
                </w:r>
              </w:p>
            </w:tc>
          </w:sdtContent>
        </w:sdt>
      </w:tr>
      <w:tr w:rsidR="00C67AB4" w14:paraId="533A0989" w14:textId="77777777" w:rsidTr="002C629C">
        <w:trPr>
          <w:jc w:val="center"/>
        </w:trPr>
        <w:tc>
          <w:tcPr>
            <w:tcW w:w="1701" w:type="dxa"/>
            <w:tcBorders>
              <w:top w:val="nil"/>
              <w:left w:val="nil"/>
              <w:bottom w:val="nil"/>
              <w:right w:val="nil"/>
            </w:tcBorders>
            <w:vAlign w:val="bottom"/>
          </w:tcPr>
          <w:p w14:paraId="5E8CC85D"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院</w:t>
            </w:r>
          </w:p>
        </w:tc>
        <w:tc>
          <w:tcPr>
            <w:tcW w:w="3969" w:type="dxa"/>
            <w:tcBorders>
              <w:top w:val="single" w:sz="4" w:space="0" w:color="auto"/>
              <w:left w:val="nil"/>
              <w:bottom w:val="single" w:sz="4" w:space="0" w:color="auto"/>
              <w:right w:val="nil"/>
            </w:tcBorders>
            <w:vAlign w:val="bottom"/>
          </w:tcPr>
          <w:p w14:paraId="59EF7A7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管理科学与工程学院</w:t>
            </w:r>
          </w:p>
        </w:tc>
      </w:tr>
      <w:tr w:rsidR="00C67AB4" w14:paraId="75AAB803" w14:textId="77777777" w:rsidTr="002C629C">
        <w:trPr>
          <w:jc w:val="center"/>
        </w:trPr>
        <w:tc>
          <w:tcPr>
            <w:tcW w:w="1701" w:type="dxa"/>
            <w:tcBorders>
              <w:top w:val="nil"/>
              <w:left w:val="nil"/>
              <w:bottom w:val="nil"/>
              <w:right w:val="nil"/>
            </w:tcBorders>
            <w:vAlign w:val="bottom"/>
          </w:tcPr>
          <w:p w14:paraId="748CB298"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专</w:t>
            </w:r>
            <w:r w:rsidRPr="00C1544B">
              <w:rPr>
                <w:rFonts w:hint="eastAsia"/>
                <w:b/>
                <w:noProof/>
                <w:sz w:val="32"/>
                <w:szCs w:val="32"/>
              </w:rPr>
              <w:t xml:space="preserve">    </w:t>
            </w:r>
            <w:r w:rsidRPr="00C1544B">
              <w:rPr>
                <w:rFonts w:hint="eastAsia"/>
                <w:b/>
                <w:noProof/>
                <w:sz w:val="32"/>
                <w:szCs w:val="32"/>
              </w:rPr>
              <w:t>业</w:t>
            </w:r>
          </w:p>
        </w:tc>
        <w:tc>
          <w:tcPr>
            <w:tcW w:w="3969" w:type="dxa"/>
            <w:tcBorders>
              <w:top w:val="single" w:sz="4" w:space="0" w:color="auto"/>
              <w:left w:val="nil"/>
              <w:bottom w:val="single" w:sz="4" w:space="0" w:color="auto"/>
              <w:right w:val="nil"/>
            </w:tcBorders>
            <w:vAlign w:val="bottom"/>
          </w:tcPr>
          <w:p w14:paraId="54AC6BA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计算机科学与技术</w:t>
            </w:r>
          </w:p>
        </w:tc>
      </w:tr>
      <w:tr w:rsidR="00C67AB4" w14:paraId="2E7CF49B" w14:textId="77777777" w:rsidTr="002C629C">
        <w:trPr>
          <w:jc w:val="center"/>
        </w:trPr>
        <w:tc>
          <w:tcPr>
            <w:tcW w:w="1701" w:type="dxa"/>
            <w:tcBorders>
              <w:top w:val="nil"/>
              <w:left w:val="nil"/>
              <w:bottom w:val="nil"/>
              <w:right w:val="nil"/>
            </w:tcBorders>
            <w:vAlign w:val="bottom"/>
          </w:tcPr>
          <w:p w14:paraId="31623CD5"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班</w:t>
            </w:r>
            <w:r w:rsidRPr="00C1544B">
              <w:rPr>
                <w:rFonts w:hint="eastAsia"/>
                <w:b/>
                <w:noProof/>
                <w:sz w:val="32"/>
                <w:szCs w:val="32"/>
              </w:rPr>
              <w:t xml:space="preserve">    </w:t>
            </w:r>
            <w:r w:rsidRPr="00C1544B">
              <w:rPr>
                <w:rFonts w:hint="eastAsia"/>
                <w:b/>
                <w:noProof/>
                <w:sz w:val="32"/>
                <w:szCs w:val="32"/>
              </w:rPr>
              <w:t>级</w:t>
            </w:r>
          </w:p>
        </w:tc>
        <w:tc>
          <w:tcPr>
            <w:tcW w:w="3969" w:type="dxa"/>
            <w:tcBorders>
              <w:top w:val="single" w:sz="4" w:space="0" w:color="auto"/>
              <w:left w:val="nil"/>
              <w:bottom w:val="single" w:sz="4" w:space="0" w:color="auto"/>
              <w:right w:val="nil"/>
            </w:tcBorders>
            <w:vAlign w:val="bottom"/>
          </w:tcPr>
          <w:p w14:paraId="20C48708" w14:textId="5963C250" w:rsidR="00C67AB4" w:rsidRPr="005D2DC4" w:rsidRDefault="00C67AB4" w:rsidP="002C629C">
            <w:pPr>
              <w:pStyle w:val="a7"/>
              <w:tabs>
                <w:tab w:val="left" w:pos="3600"/>
              </w:tabs>
              <w:spacing w:before="0" w:beforeAutospacing="0" w:after="0" w:afterAutospacing="0" w:line="600" w:lineRule="auto"/>
              <w:jc w:val="center"/>
              <w:rPr>
                <w:b/>
                <w:sz w:val="32"/>
                <w:szCs w:val="32"/>
              </w:rPr>
            </w:pPr>
          </w:p>
        </w:tc>
      </w:tr>
      <w:tr w:rsidR="00C67AB4" w14:paraId="74C9FB3B" w14:textId="77777777" w:rsidTr="002C629C">
        <w:trPr>
          <w:jc w:val="center"/>
        </w:trPr>
        <w:tc>
          <w:tcPr>
            <w:tcW w:w="1701" w:type="dxa"/>
            <w:tcBorders>
              <w:top w:val="nil"/>
              <w:left w:val="nil"/>
              <w:bottom w:val="nil"/>
              <w:right w:val="nil"/>
            </w:tcBorders>
            <w:vAlign w:val="bottom"/>
          </w:tcPr>
          <w:p w14:paraId="0AC0A8B7"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号</w:t>
            </w:r>
          </w:p>
        </w:tc>
        <w:tc>
          <w:tcPr>
            <w:tcW w:w="3969" w:type="dxa"/>
            <w:tcBorders>
              <w:top w:val="single" w:sz="4" w:space="0" w:color="auto"/>
              <w:left w:val="nil"/>
              <w:bottom w:val="single" w:sz="4" w:space="0" w:color="auto"/>
              <w:right w:val="nil"/>
            </w:tcBorders>
            <w:vAlign w:val="bottom"/>
          </w:tcPr>
          <w:p w14:paraId="1C15361F" w14:textId="397DF256" w:rsidR="00C67AB4" w:rsidRPr="005D2DC4" w:rsidRDefault="00C67AB4" w:rsidP="002C629C">
            <w:pPr>
              <w:pStyle w:val="a7"/>
              <w:tabs>
                <w:tab w:val="left" w:pos="3600"/>
              </w:tabs>
              <w:spacing w:before="0" w:beforeAutospacing="0" w:after="0" w:afterAutospacing="0" w:line="600" w:lineRule="auto"/>
              <w:jc w:val="center"/>
              <w:rPr>
                <w:b/>
                <w:sz w:val="32"/>
                <w:szCs w:val="32"/>
              </w:rPr>
            </w:pPr>
          </w:p>
        </w:tc>
      </w:tr>
      <w:tr w:rsidR="00C67AB4" w14:paraId="66924132" w14:textId="77777777" w:rsidTr="002C629C">
        <w:trPr>
          <w:jc w:val="center"/>
        </w:trPr>
        <w:tc>
          <w:tcPr>
            <w:tcW w:w="1701" w:type="dxa"/>
            <w:tcBorders>
              <w:top w:val="nil"/>
              <w:left w:val="nil"/>
              <w:bottom w:val="nil"/>
              <w:right w:val="nil"/>
            </w:tcBorders>
            <w:vAlign w:val="bottom"/>
          </w:tcPr>
          <w:p w14:paraId="03B7FA94"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姓</w:t>
            </w:r>
            <w:r w:rsidRPr="00C1544B">
              <w:rPr>
                <w:rFonts w:hint="eastAsia"/>
                <w:b/>
                <w:noProof/>
                <w:sz w:val="32"/>
                <w:szCs w:val="32"/>
              </w:rPr>
              <w:t xml:space="preserve">    </w:t>
            </w:r>
            <w:r w:rsidRPr="00C1544B">
              <w:rPr>
                <w:rFonts w:hint="eastAsia"/>
                <w:b/>
                <w:noProof/>
                <w:sz w:val="32"/>
                <w:szCs w:val="32"/>
              </w:rPr>
              <w:t>名</w:t>
            </w:r>
          </w:p>
        </w:tc>
        <w:tc>
          <w:tcPr>
            <w:tcW w:w="3969" w:type="dxa"/>
            <w:tcBorders>
              <w:top w:val="single" w:sz="4" w:space="0" w:color="auto"/>
              <w:left w:val="nil"/>
              <w:bottom w:val="single" w:sz="4" w:space="0" w:color="auto"/>
              <w:right w:val="nil"/>
            </w:tcBorders>
            <w:vAlign w:val="bottom"/>
          </w:tcPr>
          <w:p w14:paraId="4414A1DC" w14:textId="5F7B665D" w:rsidR="00C67AB4" w:rsidRPr="005D2DC4" w:rsidRDefault="00C67AB4" w:rsidP="002C629C">
            <w:pPr>
              <w:pStyle w:val="a7"/>
              <w:tabs>
                <w:tab w:val="left" w:pos="3600"/>
              </w:tabs>
              <w:spacing w:before="0" w:beforeAutospacing="0" w:after="0" w:afterAutospacing="0" w:line="600" w:lineRule="auto"/>
              <w:jc w:val="center"/>
              <w:rPr>
                <w:b/>
                <w:sz w:val="32"/>
                <w:szCs w:val="32"/>
              </w:rPr>
            </w:pPr>
          </w:p>
        </w:tc>
      </w:tr>
      <w:tr w:rsidR="00C67AB4" w14:paraId="5E5568B5" w14:textId="77777777" w:rsidTr="002C629C">
        <w:trPr>
          <w:jc w:val="center"/>
        </w:trPr>
        <w:tc>
          <w:tcPr>
            <w:tcW w:w="1701" w:type="dxa"/>
            <w:tcBorders>
              <w:top w:val="nil"/>
              <w:left w:val="nil"/>
              <w:bottom w:val="nil"/>
              <w:right w:val="nil"/>
            </w:tcBorders>
            <w:vAlign w:val="bottom"/>
          </w:tcPr>
          <w:p w14:paraId="13DC17EC"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指导老师</w:t>
            </w:r>
          </w:p>
        </w:tc>
        <w:tc>
          <w:tcPr>
            <w:tcW w:w="3969" w:type="dxa"/>
            <w:tcBorders>
              <w:top w:val="single" w:sz="4" w:space="0" w:color="auto"/>
              <w:left w:val="nil"/>
              <w:bottom w:val="single" w:sz="4" w:space="0" w:color="auto"/>
              <w:right w:val="nil"/>
            </w:tcBorders>
            <w:vAlign w:val="bottom"/>
          </w:tcPr>
          <w:p w14:paraId="7D8E7CC4" w14:textId="2EED3804" w:rsidR="00C67AB4" w:rsidRPr="005D2DC4" w:rsidRDefault="00C67AB4" w:rsidP="002C629C">
            <w:pPr>
              <w:pStyle w:val="a7"/>
              <w:tabs>
                <w:tab w:val="left" w:pos="3600"/>
              </w:tabs>
              <w:spacing w:before="0" w:beforeAutospacing="0" w:after="0" w:afterAutospacing="0" w:line="600" w:lineRule="auto"/>
              <w:jc w:val="center"/>
              <w:rPr>
                <w:b/>
                <w:sz w:val="32"/>
                <w:szCs w:val="32"/>
              </w:rPr>
            </w:pPr>
          </w:p>
        </w:tc>
      </w:tr>
    </w:tbl>
    <w:p w14:paraId="0D9ECB30" w14:textId="77777777" w:rsidR="00C67AB4" w:rsidRPr="00C1544B" w:rsidRDefault="00C67AB4" w:rsidP="00C67AB4">
      <w:pPr>
        <w:pStyle w:val="a7"/>
        <w:spacing w:before="0" w:beforeAutospacing="0" w:after="0" w:afterAutospacing="0"/>
        <w:ind w:leftChars="-6" w:left="678" w:hangingChars="157" w:hanging="691"/>
        <w:jc w:val="both"/>
        <w:rPr>
          <w:rFonts w:ascii="华文行楷" w:eastAsia="华文行楷"/>
          <w:sz w:val="44"/>
          <w:szCs w:val="21"/>
          <w:u w:val="single"/>
        </w:rPr>
      </w:pPr>
    </w:p>
    <w:p w14:paraId="1FE5A557" w14:textId="77777777" w:rsidR="00C67AB4" w:rsidRPr="00C1544B" w:rsidRDefault="00C67AB4" w:rsidP="00C67AB4">
      <w:pPr>
        <w:jc w:val="center"/>
        <w:rPr>
          <w:rFonts w:ascii="宋体"/>
          <w:sz w:val="32"/>
        </w:rPr>
      </w:pPr>
    </w:p>
    <w:p w14:paraId="4804B739" w14:textId="433054C7" w:rsidR="00C67AB4" w:rsidRDefault="00C67AB4" w:rsidP="00C67AB4">
      <w:pPr>
        <w:jc w:val="center"/>
        <w:rPr>
          <w:rFonts w:ascii="宋体" w:hAnsi="宋体"/>
          <w:b/>
          <w:sz w:val="32"/>
        </w:rPr>
      </w:pPr>
      <w:r w:rsidRPr="00C1544B">
        <w:rPr>
          <w:rFonts w:ascii="宋体" w:hAnsi="宋体" w:hint="eastAsia"/>
          <w:b/>
          <w:sz w:val="32"/>
        </w:rPr>
        <w:t>20</w:t>
      </w:r>
      <w:r w:rsidR="005A59F5">
        <w:rPr>
          <w:rFonts w:ascii="宋体" w:hAnsi="宋体" w:hint="eastAsia"/>
          <w:b/>
          <w:sz w:val="32"/>
        </w:rPr>
        <w:t>2</w:t>
      </w:r>
      <w:r w:rsidR="005A59F5">
        <w:rPr>
          <w:rFonts w:ascii="宋体" w:hAnsi="宋体"/>
          <w:b/>
          <w:sz w:val="32"/>
        </w:rPr>
        <w:t>3</w:t>
      </w:r>
      <w:r w:rsidRPr="00C1544B">
        <w:rPr>
          <w:rFonts w:ascii="宋体" w:hAnsi="宋体" w:hint="eastAsia"/>
          <w:b/>
          <w:sz w:val="32"/>
        </w:rPr>
        <w:t xml:space="preserve"> </w:t>
      </w:r>
      <w:r w:rsidRPr="00C1544B">
        <w:rPr>
          <w:rFonts w:ascii="宋体" w:hAnsi="宋体" w:hint="eastAsia"/>
          <w:b/>
          <w:sz w:val="32"/>
        </w:rPr>
        <w:t>年</w:t>
      </w:r>
      <w:r w:rsidRPr="00C1544B">
        <w:rPr>
          <w:rFonts w:ascii="宋体" w:hAnsi="宋体" w:hint="eastAsia"/>
          <w:b/>
          <w:sz w:val="32"/>
        </w:rPr>
        <w:t xml:space="preserve"> </w:t>
      </w:r>
      <w:r w:rsidR="005A59F5">
        <w:rPr>
          <w:rFonts w:ascii="宋体" w:hAnsi="宋体"/>
          <w:b/>
          <w:sz w:val="32"/>
        </w:rPr>
        <w:t>3</w:t>
      </w:r>
      <w:r w:rsidRPr="00C1544B">
        <w:rPr>
          <w:rFonts w:ascii="宋体" w:hAnsi="宋体" w:hint="eastAsia"/>
          <w:b/>
          <w:sz w:val="32"/>
        </w:rPr>
        <w:t xml:space="preserve"> </w:t>
      </w:r>
      <w:r w:rsidRPr="00C1544B">
        <w:rPr>
          <w:rFonts w:ascii="宋体" w:hAnsi="宋体" w:hint="eastAsia"/>
          <w:b/>
          <w:sz w:val="32"/>
        </w:rPr>
        <w:t>月</w:t>
      </w:r>
    </w:p>
    <w:p w14:paraId="77F5DD85" w14:textId="77777777" w:rsidR="00C67AB4" w:rsidRPr="00C1544B" w:rsidRDefault="00C67AB4" w:rsidP="00C67AB4">
      <w:pPr>
        <w:jc w:val="center"/>
        <w:rPr>
          <w:rFonts w:ascii="宋体" w:hAnsi="宋体"/>
          <w:b/>
          <w:sz w:val="32"/>
        </w:rPr>
      </w:pPr>
    </w:p>
    <w:p w14:paraId="2E403306" w14:textId="77777777" w:rsidR="00C67AB4" w:rsidRDefault="00C67AB4" w:rsidP="00C67AB4">
      <w:pPr>
        <w:jc w:val="center"/>
        <w:rPr>
          <w:rFonts w:ascii="黑体" w:eastAsia="黑体" w:hAnsi="宋体"/>
          <w:sz w:val="36"/>
          <w:szCs w:val="36"/>
        </w:rPr>
      </w:pPr>
      <w:r>
        <w:rPr>
          <w:rFonts w:ascii="黑体" w:eastAsia="黑体" w:hAnsi="宋体" w:hint="eastAsia"/>
          <w:sz w:val="36"/>
          <w:szCs w:val="36"/>
        </w:rPr>
        <w:lastRenderedPageBreak/>
        <w:t>安徽财经大学管理科学与工程学院</w:t>
      </w:r>
    </w:p>
    <w:p w14:paraId="6FF242D2" w14:textId="77777777" w:rsidR="00C67AB4" w:rsidRDefault="00C67AB4" w:rsidP="00C67AB4">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14:paraId="3BFA63BB" w14:textId="77777777" w:rsidR="00C67AB4" w:rsidRPr="003575F0" w:rsidRDefault="00C67AB4" w:rsidP="00C67AB4">
      <w:pPr>
        <w:adjustRightInd w:val="0"/>
        <w:snapToGrid w:val="0"/>
        <w:spacing w:line="560" w:lineRule="exact"/>
        <w:ind w:firstLineChars="200" w:firstLine="560"/>
        <w:jc w:val="left"/>
        <w:rPr>
          <w:rFonts w:ascii="宋体" w:eastAsia="宋体" w:hAnsi="宋体"/>
          <w:sz w:val="28"/>
          <w:szCs w:val="28"/>
        </w:rPr>
      </w:pPr>
      <w:r w:rsidRPr="003575F0">
        <w:rPr>
          <w:rFonts w:ascii="宋体" w:eastAsia="宋体" w:hAnsi="宋体" w:hint="eastAsia"/>
          <w:sz w:val="28"/>
          <w:szCs w:val="28"/>
        </w:rPr>
        <w:t>本人承诺：</w:t>
      </w:r>
    </w:p>
    <w:p w14:paraId="0FD0D713"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 xml:space="preserve">1.所呈交的毕业论文（设计）《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Content>
          <w:r w:rsidRPr="003575F0">
            <w:rPr>
              <w:rFonts w:ascii="宋体" w:eastAsia="宋体" w:hAnsi="宋体" w:hint="eastAsia"/>
              <w:sz w:val="28"/>
              <w:szCs w:val="28"/>
            </w:rPr>
            <w:t>毕业设计过程管理系统</w:t>
          </w:r>
        </w:sdtContent>
      </w:sdt>
      <w:r w:rsidRPr="003575F0">
        <w:rPr>
          <w:rFonts w:ascii="宋体" w:eastAsia="宋体" w:hAnsi="宋体" w:hint="eastAsia"/>
          <w:sz w:val="28"/>
          <w:szCs w:val="28"/>
        </w:rPr>
        <w:t>》，是在认真学习理解《安徽财经大学学位论文作假行为处理办法》和《管理科学与工程学院本科毕业论文（设计）工作管理办法</w:t>
      </w:r>
      <w:r w:rsidRPr="003575F0">
        <w:rPr>
          <w:rFonts w:ascii="宋体" w:eastAsia="宋体" w:hAnsi="宋体"/>
          <w:sz w:val="28"/>
          <w:szCs w:val="28"/>
        </w:rPr>
        <w:t>》</w:t>
      </w:r>
      <w:r w:rsidRPr="003575F0">
        <w:rPr>
          <w:rFonts w:ascii="宋体" w:eastAsia="宋体" w:hAnsi="宋体" w:hint="eastAsia"/>
          <w:sz w:val="28"/>
          <w:szCs w:val="28"/>
        </w:rPr>
        <w:t>后，保质保量独立完成的，没有弄虚作假，没有抄袭别人的内容；</w:t>
      </w:r>
    </w:p>
    <w:p w14:paraId="59D7BB15"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2.毕业论文（设计）所使用的相关资料、数据、观点等</w:t>
      </w:r>
      <w:proofErr w:type="gramStart"/>
      <w:r w:rsidRPr="003575F0">
        <w:rPr>
          <w:rFonts w:ascii="宋体" w:eastAsia="宋体" w:hAnsi="宋体" w:hint="eastAsia"/>
          <w:sz w:val="28"/>
          <w:szCs w:val="28"/>
        </w:rPr>
        <w:t>均真实</w:t>
      </w:r>
      <w:proofErr w:type="gramEnd"/>
      <w:r w:rsidRPr="003575F0">
        <w:rPr>
          <w:rFonts w:ascii="宋体" w:eastAsia="宋体" w:hAnsi="宋体" w:hint="eastAsia"/>
          <w:sz w:val="28"/>
          <w:szCs w:val="28"/>
        </w:rPr>
        <w:t>可靠，文中所有引用的他人观点、材料、数据、图表均已注释说明来源；</w:t>
      </w:r>
    </w:p>
    <w:p w14:paraId="443103E6"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3.毕业论文（设计）中无抄袭、剽窃或不正当引用他人学术观点、思想和学术成果，伪造、篡改数据的情况；</w:t>
      </w:r>
    </w:p>
    <w:p w14:paraId="276F5E48"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7680ADD2"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14:paraId="41993DEF" w14:textId="77777777" w:rsidR="00C67AB4" w:rsidRPr="003575F0" w:rsidRDefault="00C67AB4" w:rsidP="00C67AB4">
      <w:pPr>
        <w:spacing w:line="520" w:lineRule="exact"/>
        <w:ind w:firstLineChars="1500" w:firstLine="4200"/>
        <w:rPr>
          <w:rFonts w:ascii="宋体" w:eastAsia="宋体" w:hAnsi="宋体"/>
          <w:sz w:val="28"/>
          <w:szCs w:val="28"/>
        </w:rPr>
      </w:pPr>
      <w:r w:rsidRPr="003575F0">
        <w:rPr>
          <w:rFonts w:ascii="宋体" w:eastAsia="宋体" w:hAnsi="宋体" w:hint="eastAsia"/>
          <w:sz w:val="28"/>
          <w:szCs w:val="28"/>
        </w:rPr>
        <w:t>学生（签名）：</w:t>
      </w:r>
      <w:r w:rsidRPr="003575F0">
        <w:rPr>
          <w:rFonts w:ascii="宋体" w:eastAsia="宋体" w:hAnsi="宋体"/>
          <w:sz w:val="28"/>
          <w:szCs w:val="28"/>
        </w:rPr>
        <w:t xml:space="preserve"> </w:t>
      </w:r>
    </w:p>
    <w:p w14:paraId="2EE9E25A" w14:textId="77777777" w:rsidR="00C67AB4" w:rsidRPr="003575F0" w:rsidRDefault="00C67AB4" w:rsidP="003575F0">
      <w:pPr>
        <w:spacing w:line="520" w:lineRule="exact"/>
        <w:ind w:right="1120"/>
        <w:jc w:val="righ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5D9D5915" w14:textId="77777777" w:rsidR="00C67AB4" w:rsidRPr="003575F0" w:rsidRDefault="00C67AB4" w:rsidP="00C67AB4">
      <w:pPr>
        <w:spacing w:line="520" w:lineRule="exact"/>
        <w:ind w:firstLineChars="1500" w:firstLine="4200"/>
        <w:jc w:val="left"/>
        <w:rPr>
          <w:rFonts w:ascii="宋体" w:eastAsia="宋体" w:hAnsi="宋体"/>
          <w:sz w:val="28"/>
          <w:szCs w:val="28"/>
        </w:rPr>
      </w:pPr>
      <w:r w:rsidRPr="003575F0">
        <w:rPr>
          <w:rFonts w:ascii="宋体" w:eastAsia="宋体" w:hAnsi="宋体" w:hint="eastAsia"/>
          <w:sz w:val="28"/>
          <w:szCs w:val="28"/>
        </w:rPr>
        <w:t>指导老师（签名）：</w:t>
      </w:r>
    </w:p>
    <w:p w14:paraId="786F51EB" w14:textId="77777777" w:rsidR="00C67AB4" w:rsidRPr="003575F0" w:rsidRDefault="00C67AB4" w:rsidP="00C67AB4">
      <w:pPr>
        <w:spacing w:line="520" w:lineRule="exact"/>
        <w:ind w:firstLineChars="2025" w:firstLine="5670"/>
        <w:jc w:val="lef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61A695A9" w14:textId="77777777" w:rsidR="00C67AB4" w:rsidRPr="003575F0" w:rsidRDefault="00C67AB4" w:rsidP="003575F0">
      <w:pPr>
        <w:spacing w:line="520" w:lineRule="exact"/>
        <w:ind w:firstLineChars="2025" w:firstLine="5670"/>
        <w:jc w:val="left"/>
        <w:rPr>
          <w:rFonts w:ascii="宋体" w:eastAsia="宋体" w:hAnsi="宋体" w:cs="Times New Roman"/>
          <w:sz w:val="28"/>
          <w:szCs w:val="28"/>
        </w:rPr>
        <w:sectPr w:rsidR="00C67AB4" w:rsidRPr="003575F0" w:rsidSect="002A770B">
          <w:headerReference w:type="first" r:id="rId9"/>
          <w:pgSz w:w="11906" w:h="16838" w:code="9"/>
          <w:pgMar w:top="1418" w:right="1588" w:bottom="1418" w:left="1588" w:header="737" w:footer="851" w:gutter="284"/>
          <w:cols w:space="425"/>
          <w:titlePg/>
          <w:docGrid w:type="lines" w:linePitch="312"/>
        </w:sectPr>
      </w:pPr>
    </w:p>
    <w:p w14:paraId="4EC866CF" w14:textId="57B48E6B" w:rsidR="00C67AB4" w:rsidRPr="005E36DA" w:rsidRDefault="00057A0D" w:rsidP="00057A0D">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摘 要</w:t>
      </w:r>
    </w:p>
    <w:p w14:paraId="01CB4460" w14:textId="77777777" w:rsidR="00057A0D" w:rsidRDefault="005A59F5" w:rsidP="00057A0D">
      <w:pPr>
        <w:pStyle w:val="ltr-element"/>
        <w:shd w:val="clear" w:color="auto" w:fill="FFFFFF"/>
        <w:spacing w:line="360" w:lineRule="auto"/>
        <w:ind w:firstLineChars="200" w:firstLine="480"/>
        <w:rPr>
          <w:color w:val="000000"/>
        </w:rPr>
      </w:pPr>
      <w:r w:rsidRPr="005A59F5">
        <w:rPr>
          <w:color w:val="000000"/>
        </w:rPr>
        <w:t>随着计算机软硬件技术的高速发展，计算机数字图像处理技术在各个领域得到了广泛的应用，如计算机图像识别、图像检索、图像工业化应用等。尤其是计算机识别技术，通过数字图像处理中的模式识别技术，可以将人眼无法识别的图像进行分类处理，可以快速准确的检索、匹配和识别出各种东西。虽然某些处理也可以用光学方法或模拟技术实现，但它们远不及数字图像处理那样灵活和方便，因而数字图像处理成为图像处理的主要方面</w:t>
      </w:r>
    </w:p>
    <w:p w14:paraId="6058A152" w14:textId="5AC2E4AA" w:rsidR="005A59F5" w:rsidRPr="005A59F5" w:rsidRDefault="005A59F5" w:rsidP="00057A0D">
      <w:pPr>
        <w:pStyle w:val="ltr-element"/>
        <w:shd w:val="clear" w:color="auto" w:fill="FFFFFF"/>
        <w:spacing w:line="360" w:lineRule="auto"/>
        <w:ind w:firstLineChars="200" w:firstLine="480"/>
        <w:rPr>
          <w:color w:val="000000"/>
        </w:rPr>
      </w:pPr>
      <w:r w:rsidRPr="005A59F5">
        <w:rPr>
          <w:color w:val="000000"/>
        </w:rPr>
        <w:t>图形辨别是图像识别技术的一个重要分支，图形辨别指通过对图形的图像采用特定算法，从而辨别该图形，例如，辨别三角形、矩形、圆形、六边形等。本系统使用摄像头对图像进行采集图像，摄像头距采集图像在0.2~0.3m范围内为最佳，对采集图像进行图像分割，得到</w:t>
      </w:r>
      <w:proofErr w:type="gramStart"/>
      <w:r w:rsidRPr="005A59F5">
        <w:rPr>
          <w:color w:val="000000"/>
        </w:rPr>
        <w:t>二值化图像</w:t>
      </w:r>
      <w:proofErr w:type="gramEnd"/>
      <w:r w:rsidRPr="005A59F5">
        <w:rPr>
          <w:color w:val="000000"/>
        </w:rPr>
        <w:t>，然后通过轮廓跟踪获得图形轮廓信息，最后使用基于轮廓跟踪的图像辨别算法在空域上辨别三角形、矩形、圆形，并在特定的区域上显示相应信息。</w:t>
      </w:r>
    </w:p>
    <w:p w14:paraId="773EE630" w14:textId="49C3765C" w:rsidR="005A59F5" w:rsidRPr="00AC4B5B" w:rsidRDefault="005A59F5" w:rsidP="00057A0D">
      <w:pPr>
        <w:pStyle w:val="ltr-element"/>
        <w:shd w:val="clear" w:color="auto" w:fill="FFFFFF"/>
        <w:spacing w:line="360" w:lineRule="auto"/>
        <w:ind w:firstLine="200"/>
        <w:rPr>
          <w:color w:val="000000"/>
        </w:rPr>
      </w:pPr>
      <w:r w:rsidRPr="00AC4B5B">
        <w:rPr>
          <w:b/>
          <w:color w:val="000000"/>
        </w:rPr>
        <w:t>关键词</w:t>
      </w:r>
      <w:r w:rsidRPr="005A59F5">
        <w:rPr>
          <w:color w:val="000000"/>
        </w:rPr>
        <w:t>：图形辨别 角度判别 轮廓跟踪</w:t>
      </w:r>
    </w:p>
    <w:p w14:paraId="0D39827B" w14:textId="77777777" w:rsidR="00C67AB4" w:rsidRDefault="00C67AB4" w:rsidP="00C67AB4">
      <w:pPr>
        <w:tabs>
          <w:tab w:val="left" w:pos="360"/>
          <w:tab w:val="left" w:pos="8505"/>
        </w:tabs>
        <w:spacing w:line="360" w:lineRule="auto"/>
        <w:ind w:rightChars="290" w:right="609"/>
        <w:rPr>
          <w:rFonts w:eastAsia="黑体"/>
          <w:b/>
          <w:sz w:val="36"/>
          <w:szCs w:val="36"/>
        </w:rPr>
        <w:sectPr w:rsidR="00C67AB4" w:rsidSect="002A770B">
          <w:headerReference w:type="default" r:id="rId10"/>
          <w:footerReference w:type="default" r:id="rId11"/>
          <w:pgSz w:w="11906" w:h="16838" w:code="9"/>
          <w:pgMar w:top="1418" w:right="1588" w:bottom="1418" w:left="1588" w:header="737" w:footer="851" w:gutter="284"/>
          <w:pgNumType w:fmt="upperRoman" w:start="1"/>
          <w:cols w:space="425"/>
          <w:docGrid w:type="lines" w:linePitch="312"/>
        </w:sectPr>
      </w:pPr>
    </w:p>
    <w:p w14:paraId="71513DCE" w14:textId="4058EAE7" w:rsidR="006B3960" w:rsidRPr="00057A0D" w:rsidRDefault="006B3960" w:rsidP="00D813BC">
      <w:pPr>
        <w:jc w:val="center"/>
        <w:outlineLvl w:val="0"/>
        <w:rPr>
          <w:rFonts w:ascii="Times New Roman" w:hAnsi="Times New Roman" w:cs="Times New Roman"/>
          <w:b/>
          <w:sz w:val="44"/>
          <w:szCs w:val="44"/>
        </w:rPr>
      </w:pPr>
      <w:bookmarkStart w:id="1" w:name="_Toc103510087"/>
      <w:bookmarkStart w:id="2" w:name="_Toc130561515"/>
      <w:r w:rsidRPr="00057A0D">
        <w:rPr>
          <w:rFonts w:ascii="Times New Roman" w:hAnsi="Times New Roman" w:cs="Times New Roman"/>
          <w:b/>
          <w:sz w:val="44"/>
          <w:szCs w:val="44"/>
        </w:rPr>
        <w:lastRenderedPageBreak/>
        <w:t>Abstract</w:t>
      </w:r>
      <w:bookmarkEnd w:id="1"/>
      <w:bookmarkEnd w:id="2"/>
    </w:p>
    <w:p w14:paraId="6049CA6E" w14:textId="0088E379" w:rsidR="00AC4B5B" w:rsidRPr="00F40BC4" w:rsidRDefault="00AC4B5B" w:rsidP="00404F2D">
      <w:pPr>
        <w:spacing w:line="360" w:lineRule="auto"/>
        <w:ind w:firstLineChars="200" w:firstLine="480"/>
        <w:rPr>
          <w:rFonts w:ascii="Times New Roman" w:hAnsi="Times New Roman" w:cs="Times New Roman"/>
          <w:sz w:val="24"/>
          <w:szCs w:val="24"/>
        </w:rPr>
      </w:pPr>
      <w:r w:rsidRPr="00F40BC4">
        <w:rPr>
          <w:rFonts w:ascii="Times New Roman" w:hAnsi="Times New Roman" w:cs="Times New Roman"/>
          <w:sz w:val="24"/>
          <w:szCs w:val="24"/>
        </w:rPr>
        <w:t xml:space="preserve">With the rapid development of computer hardware and software </w:t>
      </w:r>
      <w:proofErr w:type="spellStart"/>
      <w:r w:rsidRPr="00F40BC4">
        <w:rPr>
          <w:rFonts w:ascii="Times New Roman" w:hAnsi="Times New Roman" w:cs="Times New Roman"/>
          <w:sz w:val="24"/>
          <w:szCs w:val="24"/>
        </w:rPr>
        <w:t>technology,computer</w:t>
      </w:r>
      <w:proofErr w:type="spellEnd"/>
      <w:r w:rsidRPr="00F40BC4">
        <w:rPr>
          <w:rFonts w:ascii="Times New Roman" w:hAnsi="Times New Roman" w:cs="Times New Roman"/>
          <w:sz w:val="24"/>
          <w:szCs w:val="24"/>
        </w:rPr>
        <w:t xml:space="preserve"> digital image processing technology have been widely applied in many </w:t>
      </w:r>
      <w:proofErr w:type="spellStart"/>
      <w:r w:rsidRPr="00F40BC4">
        <w:rPr>
          <w:rFonts w:ascii="Times New Roman" w:hAnsi="Times New Roman" w:cs="Times New Roman"/>
          <w:sz w:val="24"/>
          <w:szCs w:val="24"/>
        </w:rPr>
        <w:t>fields,Such</w:t>
      </w:r>
      <w:proofErr w:type="spellEnd"/>
      <w:r w:rsidRPr="00F40BC4">
        <w:rPr>
          <w:rFonts w:ascii="Times New Roman" w:hAnsi="Times New Roman" w:cs="Times New Roman"/>
          <w:sz w:val="24"/>
          <w:szCs w:val="24"/>
        </w:rPr>
        <w:t xml:space="preserve"> </w:t>
      </w:r>
      <w:proofErr w:type="spellStart"/>
      <w:r w:rsidRPr="00F40BC4">
        <w:rPr>
          <w:rFonts w:ascii="Times New Roman" w:hAnsi="Times New Roman" w:cs="Times New Roman"/>
          <w:sz w:val="24"/>
          <w:szCs w:val="24"/>
        </w:rPr>
        <w:t>asimage</w:t>
      </w:r>
      <w:proofErr w:type="spellEnd"/>
      <w:r w:rsidRPr="00F40BC4">
        <w:rPr>
          <w:rFonts w:ascii="Times New Roman" w:hAnsi="Times New Roman" w:cs="Times New Roman"/>
          <w:sz w:val="24"/>
          <w:szCs w:val="24"/>
        </w:rPr>
        <w:t xml:space="preserve"> </w:t>
      </w:r>
      <w:proofErr w:type="spellStart"/>
      <w:r w:rsidRPr="00F40BC4">
        <w:rPr>
          <w:rFonts w:ascii="Times New Roman" w:hAnsi="Times New Roman" w:cs="Times New Roman"/>
          <w:sz w:val="24"/>
          <w:szCs w:val="24"/>
        </w:rPr>
        <w:t>recognition,image</w:t>
      </w:r>
      <w:proofErr w:type="spellEnd"/>
      <w:r w:rsidRPr="00F40BC4">
        <w:rPr>
          <w:rFonts w:ascii="Times New Roman" w:hAnsi="Times New Roman" w:cs="Times New Roman"/>
          <w:sz w:val="24"/>
          <w:szCs w:val="24"/>
        </w:rPr>
        <w:t xml:space="preserve"> </w:t>
      </w:r>
      <w:proofErr w:type="spellStart"/>
      <w:r w:rsidRPr="00F40BC4">
        <w:rPr>
          <w:rFonts w:ascii="Times New Roman" w:hAnsi="Times New Roman" w:cs="Times New Roman"/>
          <w:sz w:val="24"/>
          <w:szCs w:val="24"/>
        </w:rPr>
        <w:t>retrieval,and</w:t>
      </w:r>
      <w:proofErr w:type="spellEnd"/>
      <w:r w:rsidRPr="00F40BC4">
        <w:rPr>
          <w:rFonts w:ascii="Times New Roman" w:hAnsi="Times New Roman" w:cs="Times New Roman"/>
          <w:sz w:val="24"/>
          <w:szCs w:val="24"/>
        </w:rPr>
        <w:t xml:space="preserve"> </w:t>
      </w:r>
      <w:proofErr w:type="spellStart"/>
      <w:r w:rsidRPr="00F40BC4">
        <w:rPr>
          <w:rFonts w:ascii="Times New Roman" w:hAnsi="Times New Roman" w:cs="Times New Roman"/>
          <w:sz w:val="24"/>
          <w:szCs w:val="24"/>
        </w:rPr>
        <w:t>imageindustrial</w:t>
      </w:r>
      <w:proofErr w:type="spellEnd"/>
      <w:r w:rsidRPr="00F40BC4">
        <w:rPr>
          <w:rFonts w:ascii="Times New Roman" w:hAnsi="Times New Roman" w:cs="Times New Roman"/>
          <w:sz w:val="24"/>
          <w:szCs w:val="24"/>
        </w:rPr>
        <w:t xml:space="preserve"> </w:t>
      </w:r>
      <w:proofErr w:type="spellStart"/>
      <w:r w:rsidRPr="00F40BC4">
        <w:rPr>
          <w:rFonts w:ascii="Times New Roman" w:hAnsi="Times New Roman" w:cs="Times New Roman"/>
          <w:sz w:val="24"/>
          <w:szCs w:val="24"/>
        </w:rPr>
        <w:t>applications.Especially</w:t>
      </w:r>
      <w:proofErr w:type="spellEnd"/>
      <w:r w:rsidRPr="00F40BC4">
        <w:rPr>
          <w:rFonts w:ascii="Times New Roman" w:hAnsi="Times New Roman" w:cs="Times New Roman"/>
          <w:sz w:val="24"/>
          <w:szCs w:val="24"/>
        </w:rPr>
        <w:t xml:space="preserve"> computers recognition technology, by the pattern of recognition </w:t>
      </w:r>
      <w:proofErr w:type="spellStart"/>
      <w:r w:rsidRPr="00F40BC4">
        <w:rPr>
          <w:rFonts w:ascii="Times New Roman" w:hAnsi="Times New Roman" w:cs="Times New Roman"/>
          <w:sz w:val="24"/>
          <w:szCs w:val="24"/>
        </w:rPr>
        <w:t>techniques,it</w:t>
      </w:r>
      <w:proofErr w:type="spellEnd"/>
      <w:r w:rsidRPr="00F40BC4">
        <w:rPr>
          <w:rFonts w:ascii="Times New Roman" w:hAnsi="Times New Roman" w:cs="Times New Roman"/>
          <w:sz w:val="24"/>
          <w:szCs w:val="24"/>
        </w:rPr>
        <w:t xml:space="preserve"> can recognize the image classification what human eye can not </w:t>
      </w:r>
      <w:proofErr w:type="spellStart"/>
      <w:r w:rsidRPr="00F40BC4">
        <w:rPr>
          <w:rFonts w:ascii="Times New Roman" w:hAnsi="Times New Roman" w:cs="Times New Roman"/>
          <w:sz w:val="24"/>
          <w:szCs w:val="24"/>
        </w:rPr>
        <w:t>recognize,it</w:t>
      </w:r>
      <w:proofErr w:type="spellEnd"/>
      <w:r w:rsidRPr="00F40BC4">
        <w:rPr>
          <w:rFonts w:ascii="Times New Roman" w:hAnsi="Times New Roman" w:cs="Times New Roman"/>
          <w:sz w:val="24"/>
          <w:szCs w:val="24"/>
        </w:rPr>
        <w:t xml:space="preserve"> can be fast and accurate search, match and identify all sorts of </w:t>
      </w:r>
      <w:proofErr w:type="spellStart"/>
      <w:r w:rsidRPr="00F40BC4">
        <w:rPr>
          <w:rFonts w:ascii="Times New Roman" w:hAnsi="Times New Roman" w:cs="Times New Roman"/>
          <w:sz w:val="24"/>
          <w:szCs w:val="24"/>
        </w:rPr>
        <w:t>things.Although</w:t>
      </w:r>
      <w:proofErr w:type="spellEnd"/>
      <w:r w:rsidRPr="00F40BC4">
        <w:rPr>
          <w:rFonts w:ascii="Times New Roman" w:hAnsi="Times New Roman" w:cs="Times New Roman"/>
          <w:sz w:val="24"/>
          <w:szCs w:val="24"/>
        </w:rPr>
        <w:t xml:space="preserve"> some treatment methods can also use optical or analog technology, but they are nowhere near as flexible digital image processing and convenience, digital image processing, and thus digital image processing become the main aspects of image processing.</w:t>
      </w:r>
    </w:p>
    <w:p w14:paraId="09E7D387" w14:textId="4E1E62BE" w:rsidR="00AC4B5B" w:rsidRPr="00F40BC4" w:rsidRDefault="00AC4B5B" w:rsidP="00404F2D">
      <w:pPr>
        <w:spacing w:line="360" w:lineRule="auto"/>
        <w:ind w:firstLineChars="200" w:firstLine="480"/>
        <w:rPr>
          <w:rFonts w:ascii="Times New Roman" w:hAnsi="Times New Roman" w:cs="Times New Roman"/>
          <w:sz w:val="24"/>
          <w:szCs w:val="24"/>
        </w:rPr>
      </w:pPr>
      <w:r w:rsidRPr="00F40BC4">
        <w:rPr>
          <w:rFonts w:ascii="Times New Roman" w:hAnsi="Times New Roman" w:cs="Times New Roman"/>
          <w:sz w:val="24"/>
          <w:szCs w:val="24"/>
        </w:rPr>
        <w:t xml:space="preserve">Graphic distinguish is an important branch of image </w:t>
      </w:r>
      <w:proofErr w:type="spellStart"/>
      <w:proofErr w:type="gramStart"/>
      <w:r w:rsidRPr="00F40BC4">
        <w:rPr>
          <w:rFonts w:ascii="Times New Roman" w:hAnsi="Times New Roman" w:cs="Times New Roman"/>
          <w:sz w:val="24"/>
          <w:szCs w:val="24"/>
        </w:rPr>
        <w:t>recognition,graphic</w:t>
      </w:r>
      <w:proofErr w:type="spellEnd"/>
      <w:proofErr w:type="gramEnd"/>
      <w:r w:rsidRPr="00F40BC4">
        <w:rPr>
          <w:rFonts w:ascii="Times New Roman" w:hAnsi="Times New Roman" w:cs="Times New Roman"/>
          <w:sz w:val="24"/>
          <w:szCs w:val="24"/>
        </w:rPr>
        <w:t xml:space="preserve"> distinguish means graphic images by using a specific </w:t>
      </w:r>
      <w:proofErr w:type="spellStart"/>
      <w:r w:rsidRPr="00F40BC4">
        <w:rPr>
          <w:rFonts w:ascii="Times New Roman" w:hAnsi="Times New Roman" w:cs="Times New Roman"/>
          <w:sz w:val="24"/>
          <w:szCs w:val="24"/>
        </w:rPr>
        <w:t>algorithm,to</w:t>
      </w:r>
      <w:proofErr w:type="spellEnd"/>
      <w:r w:rsidRPr="00F40BC4">
        <w:rPr>
          <w:rFonts w:ascii="Times New Roman" w:hAnsi="Times New Roman" w:cs="Times New Roman"/>
          <w:sz w:val="24"/>
          <w:szCs w:val="24"/>
        </w:rPr>
        <w:t xml:space="preserve"> identify the </w:t>
      </w:r>
      <w:proofErr w:type="spellStart"/>
      <w:r w:rsidRPr="00F40BC4">
        <w:rPr>
          <w:rFonts w:ascii="Times New Roman" w:hAnsi="Times New Roman" w:cs="Times New Roman"/>
          <w:sz w:val="24"/>
          <w:szCs w:val="24"/>
        </w:rPr>
        <w:t>graphics,for</w:t>
      </w:r>
      <w:proofErr w:type="spellEnd"/>
      <w:r w:rsidRPr="00F40BC4">
        <w:rPr>
          <w:rFonts w:ascii="Times New Roman" w:hAnsi="Times New Roman" w:cs="Times New Roman"/>
          <w:sz w:val="24"/>
          <w:szCs w:val="24"/>
        </w:rPr>
        <w:t xml:space="preserve"> example, identify the triangle, rectangle, round, hexagon and so on. The system uses the image capture camera images from the cameras capture images, and the </w:t>
      </w:r>
      <w:proofErr w:type="spellStart"/>
      <w:r w:rsidRPr="00F40BC4">
        <w:rPr>
          <w:rFonts w:ascii="Times New Roman" w:hAnsi="Times New Roman" w:cs="Times New Roman"/>
          <w:sz w:val="24"/>
          <w:szCs w:val="24"/>
        </w:rPr>
        <w:t>camerra</w:t>
      </w:r>
      <w:proofErr w:type="spellEnd"/>
      <w:r w:rsidRPr="00F40BC4">
        <w:rPr>
          <w:rFonts w:ascii="Times New Roman" w:hAnsi="Times New Roman" w:cs="Times New Roman"/>
          <w:sz w:val="24"/>
          <w:szCs w:val="24"/>
        </w:rPr>
        <w:t xml:space="preserve"> to the in the image in range of the 0.2 ~ 0.3m is </w:t>
      </w:r>
      <w:proofErr w:type="spellStart"/>
      <w:proofErr w:type="gramStart"/>
      <w:r w:rsidRPr="00F40BC4">
        <w:rPr>
          <w:rFonts w:ascii="Times New Roman" w:hAnsi="Times New Roman" w:cs="Times New Roman"/>
          <w:sz w:val="24"/>
          <w:szCs w:val="24"/>
        </w:rPr>
        <w:t>best.Then</w:t>
      </w:r>
      <w:proofErr w:type="spellEnd"/>
      <w:proofErr w:type="gramEnd"/>
      <w:r w:rsidRPr="00F40BC4">
        <w:rPr>
          <w:rFonts w:ascii="Times New Roman" w:hAnsi="Times New Roman" w:cs="Times New Roman"/>
          <w:sz w:val="24"/>
          <w:szCs w:val="24"/>
        </w:rPr>
        <w:t xml:space="preserve"> Process the collected image, get the binary image, and then contour tracking access to graphics, the outlines of the final image-based contour tracking algorithm to identify the airspace on the identification triangle, rectangle, circle, and in particular to display the corresponding region information.</w:t>
      </w:r>
    </w:p>
    <w:p w14:paraId="342E4161" w14:textId="6382D072" w:rsidR="00AC4B5B" w:rsidRPr="00AC4B5B" w:rsidRDefault="00AC4B5B" w:rsidP="00404F2D">
      <w:pPr>
        <w:pStyle w:val="ltr-element"/>
        <w:shd w:val="clear" w:color="auto" w:fill="FFFFFF"/>
        <w:spacing w:line="360" w:lineRule="auto"/>
        <w:ind w:firstLine="200"/>
        <w:rPr>
          <w:rFonts w:ascii="Times New Roman" w:hAnsi="Times New Roman" w:cs="Times New Roman"/>
          <w:color w:val="000000"/>
        </w:rPr>
      </w:pPr>
      <w:r w:rsidRPr="00AC4B5B">
        <w:rPr>
          <w:rFonts w:ascii="Times New Roman" w:hAnsi="Times New Roman" w:cs="Times New Roman"/>
          <w:b/>
          <w:color w:val="000000"/>
        </w:rPr>
        <w:t xml:space="preserve">Key words: </w:t>
      </w:r>
      <w:r w:rsidRPr="00AC4B5B">
        <w:rPr>
          <w:rFonts w:ascii="Times New Roman" w:hAnsi="Times New Roman" w:cs="Times New Roman"/>
          <w:color w:val="000000"/>
        </w:rPr>
        <w:t>graphic distinguish angle judgement contour tracking</w:t>
      </w:r>
    </w:p>
    <w:p w14:paraId="00AF64D5" w14:textId="77777777" w:rsidR="00C67AB4" w:rsidRDefault="00C67AB4" w:rsidP="00C67AB4">
      <w:pPr>
        <w:spacing w:beforeLines="50" w:before="156" w:afterLines="50" w:after="156"/>
        <w:jc w:val="center"/>
        <w:rPr>
          <w:rFonts w:ascii="黑体" w:eastAsia="黑体"/>
          <w:b/>
          <w:sz w:val="32"/>
          <w:szCs w:val="32"/>
        </w:rPr>
        <w:sectPr w:rsidR="00C67AB4" w:rsidSect="002A770B">
          <w:pgSz w:w="11906" w:h="16838" w:code="9"/>
          <w:pgMar w:top="1418" w:right="1588" w:bottom="1418" w:left="1588" w:header="737" w:footer="851" w:gutter="284"/>
          <w:pgNumType w:fmt="upperRoman"/>
          <w:cols w:space="425"/>
          <w:docGrid w:type="lines" w:linePitch="312"/>
        </w:sectPr>
      </w:pPr>
    </w:p>
    <w:p w14:paraId="162B8D10" w14:textId="6B30D11B" w:rsidR="00380E60" w:rsidRPr="00380E60" w:rsidRDefault="00C67AB4" w:rsidP="005A36F7">
      <w:pPr>
        <w:pStyle w:val="1"/>
      </w:pPr>
      <w:bookmarkStart w:id="3" w:name="_Toc103115389"/>
      <w:bookmarkStart w:id="4" w:name="_Toc103510088"/>
      <w:bookmarkStart w:id="5" w:name="_Toc130561516"/>
      <w:r w:rsidRPr="009F2330">
        <w:rPr>
          <w:rFonts w:hint="eastAsia"/>
        </w:rPr>
        <w:lastRenderedPageBreak/>
        <w:t>目</w:t>
      </w:r>
      <w:r w:rsidRPr="009F2330">
        <w:rPr>
          <w:rFonts w:hint="eastAsia"/>
        </w:rPr>
        <w:t xml:space="preserve">  </w:t>
      </w:r>
      <w:r w:rsidRPr="009F2330">
        <w:rPr>
          <w:rFonts w:hint="eastAsia"/>
        </w:rPr>
        <w:t>录</w:t>
      </w:r>
      <w:bookmarkEnd w:id="3"/>
      <w:bookmarkEnd w:id="4"/>
      <w:bookmarkEnd w:id="5"/>
    </w:p>
    <w:sdt>
      <w:sdtPr>
        <w:rPr>
          <w:rFonts w:asciiTheme="minorHAnsi" w:eastAsiaTheme="minorEastAsia" w:hAnsiTheme="minorHAnsi" w:cstheme="minorBidi"/>
          <w:color w:val="auto"/>
          <w:kern w:val="2"/>
          <w:sz w:val="21"/>
          <w:szCs w:val="21"/>
          <w:lang w:val="zh-CN"/>
        </w:rPr>
        <w:id w:val="1443725760"/>
        <w:docPartObj>
          <w:docPartGallery w:val="Table of Contents"/>
          <w:docPartUnique/>
        </w:docPartObj>
      </w:sdtPr>
      <w:sdtEndPr>
        <w:rPr>
          <w:b/>
          <w:bCs/>
        </w:rPr>
      </w:sdtEndPr>
      <w:sdtContent>
        <w:p w14:paraId="1FCF634D" w14:textId="596D4E01" w:rsidR="00380E60" w:rsidRPr="007B53C9" w:rsidRDefault="00057A0D" w:rsidP="005A36F7">
          <w:pPr>
            <w:pStyle w:val="TOC"/>
          </w:pPr>
          <w:r w:rsidRPr="007B53C9">
            <w:rPr>
              <w:rFonts w:hint="eastAsia"/>
              <w:lang w:val="zh-CN"/>
            </w:rPr>
            <w:t>摘要</w:t>
          </w:r>
        </w:p>
        <w:p w14:paraId="09536A1C" w14:textId="7B72C596" w:rsidR="00F34B3D" w:rsidRDefault="00380E60">
          <w:pPr>
            <w:pStyle w:val="TOC1"/>
            <w:rPr>
              <w:rFonts w:asciiTheme="minorHAnsi" w:eastAsiaTheme="minorEastAsia" w:hAnsiTheme="minorHAnsi"/>
              <w:b w:val="0"/>
              <w:sz w:val="21"/>
              <w:szCs w:val="22"/>
            </w:rPr>
          </w:pPr>
          <w:r>
            <w:fldChar w:fldCharType="begin"/>
          </w:r>
          <w:r>
            <w:instrText xml:space="preserve"> TOC \o "1-3" \h \z \u </w:instrText>
          </w:r>
          <w:r>
            <w:fldChar w:fldCharType="separate"/>
          </w:r>
          <w:hyperlink w:anchor="_Toc130561515" w:history="1">
            <w:r w:rsidR="00F34B3D" w:rsidRPr="00460B71">
              <w:rPr>
                <w:rStyle w:val="a9"/>
                <w:rFonts w:ascii="Times New Roman" w:hAnsi="Times New Roman" w:cs="Times New Roman"/>
              </w:rPr>
              <w:t>Abstract</w:t>
            </w:r>
            <w:r w:rsidR="00F34B3D">
              <w:rPr>
                <w:webHidden/>
              </w:rPr>
              <w:tab/>
            </w:r>
            <w:r w:rsidR="00F34B3D">
              <w:rPr>
                <w:webHidden/>
              </w:rPr>
              <w:fldChar w:fldCharType="begin"/>
            </w:r>
            <w:r w:rsidR="00F34B3D">
              <w:rPr>
                <w:webHidden/>
              </w:rPr>
              <w:instrText xml:space="preserve"> PAGEREF _Toc130561515 \h </w:instrText>
            </w:r>
            <w:r w:rsidR="00F34B3D">
              <w:rPr>
                <w:webHidden/>
              </w:rPr>
            </w:r>
            <w:r w:rsidR="00F34B3D">
              <w:rPr>
                <w:webHidden/>
              </w:rPr>
              <w:fldChar w:fldCharType="separate"/>
            </w:r>
            <w:r w:rsidR="00F34B3D">
              <w:rPr>
                <w:webHidden/>
              </w:rPr>
              <w:t>II</w:t>
            </w:r>
            <w:r w:rsidR="00F34B3D">
              <w:rPr>
                <w:webHidden/>
              </w:rPr>
              <w:fldChar w:fldCharType="end"/>
            </w:r>
          </w:hyperlink>
        </w:p>
        <w:p w14:paraId="601A67DF" w14:textId="5F52F301" w:rsidR="00F34B3D" w:rsidRDefault="00000000">
          <w:pPr>
            <w:pStyle w:val="TOC1"/>
            <w:rPr>
              <w:rFonts w:asciiTheme="minorHAnsi" w:eastAsiaTheme="minorEastAsia" w:hAnsiTheme="minorHAnsi"/>
              <w:b w:val="0"/>
              <w:sz w:val="21"/>
              <w:szCs w:val="22"/>
            </w:rPr>
          </w:pPr>
          <w:hyperlink w:anchor="_Toc130561516" w:history="1">
            <w:r w:rsidR="00F34B3D" w:rsidRPr="00460B71">
              <w:rPr>
                <w:rStyle w:val="a9"/>
              </w:rPr>
              <w:t>目  录</w:t>
            </w:r>
            <w:r w:rsidR="00F34B3D">
              <w:rPr>
                <w:webHidden/>
              </w:rPr>
              <w:tab/>
            </w:r>
            <w:r w:rsidR="00F34B3D">
              <w:rPr>
                <w:webHidden/>
              </w:rPr>
              <w:fldChar w:fldCharType="begin"/>
            </w:r>
            <w:r w:rsidR="00F34B3D">
              <w:rPr>
                <w:webHidden/>
              </w:rPr>
              <w:instrText xml:space="preserve"> PAGEREF _Toc130561516 \h </w:instrText>
            </w:r>
            <w:r w:rsidR="00F34B3D">
              <w:rPr>
                <w:webHidden/>
              </w:rPr>
            </w:r>
            <w:r w:rsidR="00F34B3D">
              <w:rPr>
                <w:webHidden/>
              </w:rPr>
              <w:fldChar w:fldCharType="separate"/>
            </w:r>
            <w:r w:rsidR="00F34B3D">
              <w:rPr>
                <w:webHidden/>
              </w:rPr>
              <w:t>3</w:t>
            </w:r>
            <w:r w:rsidR="00F34B3D">
              <w:rPr>
                <w:webHidden/>
              </w:rPr>
              <w:fldChar w:fldCharType="end"/>
            </w:r>
          </w:hyperlink>
        </w:p>
        <w:p w14:paraId="700FBC96" w14:textId="65326EB3" w:rsidR="00F34B3D" w:rsidRDefault="00000000">
          <w:pPr>
            <w:pStyle w:val="TOC1"/>
            <w:rPr>
              <w:rFonts w:asciiTheme="minorHAnsi" w:eastAsiaTheme="minorEastAsia" w:hAnsiTheme="minorHAnsi"/>
              <w:b w:val="0"/>
              <w:sz w:val="21"/>
              <w:szCs w:val="22"/>
            </w:rPr>
          </w:pPr>
          <w:hyperlink w:anchor="_Toc130561517" w:history="1">
            <w:r w:rsidR="00F34B3D" w:rsidRPr="00460B71">
              <w:rPr>
                <w:rStyle w:val="a9"/>
              </w:rPr>
              <w:t>1 引言</w:t>
            </w:r>
            <w:r w:rsidR="00F34B3D">
              <w:rPr>
                <w:webHidden/>
              </w:rPr>
              <w:tab/>
            </w:r>
            <w:r w:rsidR="00F34B3D">
              <w:rPr>
                <w:webHidden/>
              </w:rPr>
              <w:fldChar w:fldCharType="begin"/>
            </w:r>
            <w:r w:rsidR="00F34B3D">
              <w:rPr>
                <w:webHidden/>
              </w:rPr>
              <w:instrText xml:space="preserve"> PAGEREF _Toc130561517 \h </w:instrText>
            </w:r>
            <w:r w:rsidR="00F34B3D">
              <w:rPr>
                <w:webHidden/>
              </w:rPr>
            </w:r>
            <w:r w:rsidR="00F34B3D">
              <w:rPr>
                <w:webHidden/>
              </w:rPr>
              <w:fldChar w:fldCharType="separate"/>
            </w:r>
            <w:r w:rsidR="00F34B3D">
              <w:rPr>
                <w:webHidden/>
              </w:rPr>
              <w:t>5</w:t>
            </w:r>
            <w:r w:rsidR="00F34B3D">
              <w:rPr>
                <w:webHidden/>
              </w:rPr>
              <w:fldChar w:fldCharType="end"/>
            </w:r>
          </w:hyperlink>
        </w:p>
        <w:p w14:paraId="26C2B9E2" w14:textId="66C9CC12" w:rsidR="00F34B3D" w:rsidRDefault="00000000">
          <w:pPr>
            <w:pStyle w:val="TOC1"/>
            <w:rPr>
              <w:rFonts w:asciiTheme="minorHAnsi" w:eastAsiaTheme="minorEastAsia" w:hAnsiTheme="minorHAnsi"/>
              <w:b w:val="0"/>
              <w:sz w:val="21"/>
              <w:szCs w:val="22"/>
            </w:rPr>
          </w:pPr>
          <w:hyperlink w:anchor="_Toc130561518" w:history="1">
            <w:r w:rsidR="00F34B3D" w:rsidRPr="00460B71">
              <w:rPr>
                <w:rStyle w:val="a9"/>
              </w:rPr>
              <w:t>2 可行性研究</w:t>
            </w:r>
            <w:r w:rsidR="00F34B3D">
              <w:rPr>
                <w:webHidden/>
              </w:rPr>
              <w:tab/>
            </w:r>
            <w:r w:rsidR="00F34B3D">
              <w:rPr>
                <w:webHidden/>
              </w:rPr>
              <w:fldChar w:fldCharType="begin"/>
            </w:r>
            <w:r w:rsidR="00F34B3D">
              <w:rPr>
                <w:webHidden/>
              </w:rPr>
              <w:instrText xml:space="preserve"> PAGEREF _Toc130561518 \h </w:instrText>
            </w:r>
            <w:r w:rsidR="00F34B3D">
              <w:rPr>
                <w:webHidden/>
              </w:rPr>
            </w:r>
            <w:r w:rsidR="00F34B3D">
              <w:rPr>
                <w:webHidden/>
              </w:rPr>
              <w:fldChar w:fldCharType="separate"/>
            </w:r>
            <w:r w:rsidR="00F34B3D">
              <w:rPr>
                <w:webHidden/>
              </w:rPr>
              <w:t>- 6 -</w:t>
            </w:r>
            <w:r w:rsidR="00F34B3D">
              <w:rPr>
                <w:webHidden/>
              </w:rPr>
              <w:fldChar w:fldCharType="end"/>
            </w:r>
          </w:hyperlink>
        </w:p>
        <w:p w14:paraId="1761E274" w14:textId="0B8E7D61" w:rsidR="00F34B3D" w:rsidRDefault="00000000">
          <w:pPr>
            <w:pStyle w:val="TOC2"/>
            <w:rPr>
              <w:noProof/>
              <w:szCs w:val="22"/>
            </w:rPr>
          </w:pPr>
          <w:hyperlink w:anchor="_Toc130561519" w:history="1">
            <w:r w:rsidR="00F34B3D" w:rsidRPr="00460B71">
              <w:rPr>
                <w:rStyle w:val="a9"/>
                <w:rFonts w:ascii="Times New Roman" w:eastAsia="宋体" w:hAnsi="Times New Roman" w:cs="Times New Roman"/>
                <w:noProof/>
              </w:rPr>
              <w:t xml:space="preserve">2.1 </w:t>
            </w:r>
            <w:r w:rsidR="00F34B3D" w:rsidRPr="00460B71">
              <w:rPr>
                <w:rStyle w:val="a9"/>
                <w:rFonts w:ascii="Times New Roman" w:eastAsia="宋体" w:hAnsi="Times New Roman" w:cs="Times New Roman"/>
                <w:noProof/>
              </w:rPr>
              <w:t>需求概述</w:t>
            </w:r>
            <w:r w:rsidR="00F34B3D">
              <w:rPr>
                <w:noProof/>
                <w:webHidden/>
              </w:rPr>
              <w:tab/>
            </w:r>
            <w:r w:rsidR="00F34B3D">
              <w:rPr>
                <w:noProof/>
                <w:webHidden/>
              </w:rPr>
              <w:fldChar w:fldCharType="begin"/>
            </w:r>
            <w:r w:rsidR="00F34B3D">
              <w:rPr>
                <w:noProof/>
                <w:webHidden/>
              </w:rPr>
              <w:instrText xml:space="preserve"> PAGEREF _Toc130561519 \h </w:instrText>
            </w:r>
            <w:r w:rsidR="00F34B3D">
              <w:rPr>
                <w:noProof/>
                <w:webHidden/>
              </w:rPr>
            </w:r>
            <w:r w:rsidR="00F34B3D">
              <w:rPr>
                <w:noProof/>
                <w:webHidden/>
              </w:rPr>
              <w:fldChar w:fldCharType="separate"/>
            </w:r>
            <w:r w:rsidR="00F34B3D">
              <w:rPr>
                <w:noProof/>
                <w:webHidden/>
              </w:rPr>
              <w:t>- 6 -</w:t>
            </w:r>
            <w:r w:rsidR="00F34B3D">
              <w:rPr>
                <w:noProof/>
                <w:webHidden/>
              </w:rPr>
              <w:fldChar w:fldCharType="end"/>
            </w:r>
          </w:hyperlink>
        </w:p>
        <w:p w14:paraId="21393D55" w14:textId="02DBEC27" w:rsidR="00F34B3D" w:rsidRDefault="00000000">
          <w:pPr>
            <w:pStyle w:val="TOC2"/>
            <w:rPr>
              <w:noProof/>
              <w:szCs w:val="22"/>
            </w:rPr>
          </w:pPr>
          <w:hyperlink w:anchor="_Toc130561520" w:history="1">
            <w:r w:rsidR="00F34B3D" w:rsidRPr="00460B71">
              <w:rPr>
                <w:rStyle w:val="a9"/>
                <w:rFonts w:ascii="Times New Roman" w:eastAsia="宋体" w:hAnsi="Times New Roman" w:cs="Times New Roman"/>
                <w:noProof/>
              </w:rPr>
              <w:t xml:space="preserve">2.2 </w:t>
            </w:r>
            <w:r w:rsidR="00F34B3D" w:rsidRPr="00460B71">
              <w:rPr>
                <w:rStyle w:val="a9"/>
                <w:rFonts w:ascii="Times New Roman" w:eastAsia="宋体" w:hAnsi="Times New Roman" w:cs="Times New Roman"/>
                <w:noProof/>
              </w:rPr>
              <w:t>系统可行性</w:t>
            </w:r>
            <w:r w:rsidR="00F34B3D">
              <w:rPr>
                <w:noProof/>
                <w:webHidden/>
              </w:rPr>
              <w:tab/>
            </w:r>
            <w:r w:rsidR="00F34B3D">
              <w:rPr>
                <w:noProof/>
                <w:webHidden/>
              </w:rPr>
              <w:fldChar w:fldCharType="begin"/>
            </w:r>
            <w:r w:rsidR="00F34B3D">
              <w:rPr>
                <w:noProof/>
                <w:webHidden/>
              </w:rPr>
              <w:instrText xml:space="preserve"> PAGEREF _Toc130561520 \h </w:instrText>
            </w:r>
            <w:r w:rsidR="00F34B3D">
              <w:rPr>
                <w:noProof/>
                <w:webHidden/>
              </w:rPr>
            </w:r>
            <w:r w:rsidR="00F34B3D">
              <w:rPr>
                <w:noProof/>
                <w:webHidden/>
              </w:rPr>
              <w:fldChar w:fldCharType="separate"/>
            </w:r>
            <w:r w:rsidR="00F34B3D">
              <w:rPr>
                <w:noProof/>
                <w:webHidden/>
              </w:rPr>
              <w:t>- 6 -</w:t>
            </w:r>
            <w:r w:rsidR="00F34B3D">
              <w:rPr>
                <w:noProof/>
                <w:webHidden/>
              </w:rPr>
              <w:fldChar w:fldCharType="end"/>
            </w:r>
          </w:hyperlink>
        </w:p>
        <w:p w14:paraId="2BF29A68" w14:textId="0EAE2659" w:rsidR="00F34B3D" w:rsidRDefault="00000000">
          <w:pPr>
            <w:pStyle w:val="TOC3"/>
            <w:rPr>
              <w:noProof/>
              <w:szCs w:val="22"/>
            </w:rPr>
          </w:pPr>
          <w:hyperlink w:anchor="_Toc130561521" w:history="1">
            <w:r w:rsidR="00F34B3D" w:rsidRPr="00460B71">
              <w:rPr>
                <w:rStyle w:val="a9"/>
                <w:rFonts w:ascii="Times New Roman" w:eastAsia="宋体" w:hAnsi="Times New Roman" w:cs="Times New Roman"/>
                <w:b/>
                <w:noProof/>
              </w:rPr>
              <w:t>2.2.1</w:t>
            </w:r>
            <w:r w:rsidR="00F34B3D" w:rsidRPr="00460B71">
              <w:rPr>
                <w:rStyle w:val="a9"/>
                <w:rFonts w:ascii="Times New Roman" w:eastAsia="宋体" w:hAnsi="Times New Roman" w:cs="Times New Roman"/>
                <w:b/>
                <w:noProof/>
              </w:rPr>
              <w:t>经济可行性</w:t>
            </w:r>
            <w:r w:rsidR="00F34B3D">
              <w:rPr>
                <w:noProof/>
                <w:webHidden/>
              </w:rPr>
              <w:tab/>
            </w:r>
            <w:r w:rsidR="00F34B3D">
              <w:rPr>
                <w:noProof/>
                <w:webHidden/>
              </w:rPr>
              <w:fldChar w:fldCharType="begin"/>
            </w:r>
            <w:r w:rsidR="00F34B3D">
              <w:rPr>
                <w:noProof/>
                <w:webHidden/>
              </w:rPr>
              <w:instrText xml:space="preserve"> PAGEREF _Toc130561521 \h </w:instrText>
            </w:r>
            <w:r w:rsidR="00F34B3D">
              <w:rPr>
                <w:noProof/>
                <w:webHidden/>
              </w:rPr>
            </w:r>
            <w:r w:rsidR="00F34B3D">
              <w:rPr>
                <w:noProof/>
                <w:webHidden/>
              </w:rPr>
              <w:fldChar w:fldCharType="separate"/>
            </w:r>
            <w:r w:rsidR="00F34B3D">
              <w:rPr>
                <w:noProof/>
                <w:webHidden/>
              </w:rPr>
              <w:t>- 6 -</w:t>
            </w:r>
            <w:r w:rsidR="00F34B3D">
              <w:rPr>
                <w:noProof/>
                <w:webHidden/>
              </w:rPr>
              <w:fldChar w:fldCharType="end"/>
            </w:r>
          </w:hyperlink>
        </w:p>
        <w:p w14:paraId="151A47EC" w14:textId="75DD6C31" w:rsidR="00F34B3D" w:rsidRDefault="00000000">
          <w:pPr>
            <w:pStyle w:val="TOC3"/>
            <w:rPr>
              <w:noProof/>
              <w:szCs w:val="22"/>
            </w:rPr>
          </w:pPr>
          <w:hyperlink w:anchor="_Toc130561522" w:history="1">
            <w:r w:rsidR="00F34B3D" w:rsidRPr="00460B71">
              <w:rPr>
                <w:rStyle w:val="a9"/>
                <w:rFonts w:ascii="Times New Roman" w:eastAsia="宋体" w:hAnsi="Times New Roman" w:cs="Times New Roman"/>
                <w:b/>
                <w:noProof/>
              </w:rPr>
              <w:t>2.2.2</w:t>
            </w:r>
            <w:r w:rsidR="00F34B3D" w:rsidRPr="00460B71">
              <w:rPr>
                <w:rStyle w:val="a9"/>
                <w:rFonts w:ascii="Times New Roman" w:eastAsia="宋体" w:hAnsi="Times New Roman" w:cs="Times New Roman"/>
                <w:b/>
                <w:noProof/>
              </w:rPr>
              <w:t>技术可行性</w:t>
            </w:r>
            <w:r w:rsidR="00F34B3D">
              <w:rPr>
                <w:noProof/>
                <w:webHidden/>
              </w:rPr>
              <w:tab/>
            </w:r>
            <w:r w:rsidR="00F34B3D">
              <w:rPr>
                <w:noProof/>
                <w:webHidden/>
              </w:rPr>
              <w:fldChar w:fldCharType="begin"/>
            </w:r>
            <w:r w:rsidR="00F34B3D">
              <w:rPr>
                <w:noProof/>
                <w:webHidden/>
              </w:rPr>
              <w:instrText xml:space="preserve"> PAGEREF _Toc130561522 \h </w:instrText>
            </w:r>
            <w:r w:rsidR="00F34B3D">
              <w:rPr>
                <w:noProof/>
                <w:webHidden/>
              </w:rPr>
            </w:r>
            <w:r w:rsidR="00F34B3D">
              <w:rPr>
                <w:noProof/>
                <w:webHidden/>
              </w:rPr>
              <w:fldChar w:fldCharType="separate"/>
            </w:r>
            <w:r w:rsidR="00F34B3D">
              <w:rPr>
                <w:noProof/>
                <w:webHidden/>
              </w:rPr>
              <w:t>- 8 -</w:t>
            </w:r>
            <w:r w:rsidR="00F34B3D">
              <w:rPr>
                <w:noProof/>
                <w:webHidden/>
              </w:rPr>
              <w:fldChar w:fldCharType="end"/>
            </w:r>
          </w:hyperlink>
        </w:p>
        <w:p w14:paraId="2C45EECB" w14:textId="62850F75" w:rsidR="00F34B3D" w:rsidRDefault="00000000">
          <w:pPr>
            <w:pStyle w:val="TOC3"/>
            <w:rPr>
              <w:noProof/>
              <w:szCs w:val="22"/>
            </w:rPr>
          </w:pPr>
          <w:hyperlink w:anchor="_Toc130561523" w:history="1">
            <w:r w:rsidR="00F34B3D" w:rsidRPr="00460B71">
              <w:rPr>
                <w:rStyle w:val="a9"/>
                <w:rFonts w:ascii="Times New Roman" w:eastAsia="宋体" w:hAnsi="Times New Roman" w:cs="Times New Roman"/>
                <w:b/>
                <w:noProof/>
              </w:rPr>
              <w:t xml:space="preserve">2.2.3 </w:t>
            </w:r>
            <w:r w:rsidR="00F34B3D" w:rsidRPr="00460B71">
              <w:rPr>
                <w:rStyle w:val="a9"/>
                <w:rFonts w:ascii="Times New Roman" w:eastAsia="宋体" w:hAnsi="Times New Roman" w:cs="Times New Roman"/>
                <w:b/>
                <w:noProof/>
              </w:rPr>
              <w:t>操作可行性</w:t>
            </w:r>
            <w:r w:rsidR="00F34B3D">
              <w:rPr>
                <w:noProof/>
                <w:webHidden/>
              </w:rPr>
              <w:tab/>
            </w:r>
            <w:r w:rsidR="00F34B3D">
              <w:rPr>
                <w:noProof/>
                <w:webHidden/>
              </w:rPr>
              <w:fldChar w:fldCharType="begin"/>
            </w:r>
            <w:r w:rsidR="00F34B3D">
              <w:rPr>
                <w:noProof/>
                <w:webHidden/>
              </w:rPr>
              <w:instrText xml:space="preserve"> PAGEREF _Toc130561523 \h </w:instrText>
            </w:r>
            <w:r w:rsidR="00F34B3D">
              <w:rPr>
                <w:noProof/>
                <w:webHidden/>
              </w:rPr>
            </w:r>
            <w:r w:rsidR="00F34B3D">
              <w:rPr>
                <w:noProof/>
                <w:webHidden/>
              </w:rPr>
              <w:fldChar w:fldCharType="separate"/>
            </w:r>
            <w:r w:rsidR="00F34B3D">
              <w:rPr>
                <w:noProof/>
                <w:webHidden/>
              </w:rPr>
              <w:t>- 9 -</w:t>
            </w:r>
            <w:r w:rsidR="00F34B3D">
              <w:rPr>
                <w:noProof/>
                <w:webHidden/>
              </w:rPr>
              <w:fldChar w:fldCharType="end"/>
            </w:r>
          </w:hyperlink>
        </w:p>
        <w:p w14:paraId="11E6B538" w14:textId="036CF6A3" w:rsidR="00F34B3D" w:rsidRDefault="00000000">
          <w:pPr>
            <w:pStyle w:val="TOC3"/>
            <w:rPr>
              <w:noProof/>
              <w:szCs w:val="22"/>
            </w:rPr>
          </w:pPr>
          <w:hyperlink w:anchor="_Toc130561524" w:history="1">
            <w:r w:rsidR="00F34B3D" w:rsidRPr="00460B71">
              <w:rPr>
                <w:rStyle w:val="a9"/>
                <w:rFonts w:ascii="Times New Roman" w:eastAsia="宋体" w:hAnsi="Times New Roman" w:cs="Times New Roman"/>
                <w:b/>
                <w:noProof/>
              </w:rPr>
              <w:t xml:space="preserve">2.2.4 </w:t>
            </w:r>
            <w:r w:rsidR="00F34B3D" w:rsidRPr="00460B71">
              <w:rPr>
                <w:rStyle w:val="a9"/>
                <w:rFonts w:ascii="Times New Roman" w:eastAsia="宋体" w:hAnsi="Times New Roman" w:cs="Times New Roman"/>
                <w:b/>
                <w:noProof/>
              </w:rPr>
              <w:t>法律可行性</w:t>
            </w:r>
            <w:r w:rsidR="00F34B3D">
              <w:rPr>
                <w:noProof/>
                <w:webHidden/>
              </w:rPr>
              <w:tab/>
            </w:r>
            <w:r w:rsidR="00F34B3D">
              <w:rPr>
                <w:noProof/>
                <w:webHidden/>
              </w:rPr>
              <w:fldChar w:fldCharType="begin"/>
            </w:r>
            <w:r w:rsidR="00F34B3D">
              <w:rPr>
                <w:noProof/>
                <w:webHidden/>
              </w:rPr>
              <w:instrText xml:space="preserve"> PAGEREF _Toc130561524 \h </w:instrText>
            </w:r>
            <w:r w:rsidR="00F34B3D">
              <w:rPr>
                <w:noProof/>
                <w:webHidden/>
              </w:rPr>
            </w:r>
            <w:r w:rsidR="00F34B3D">
              <w:rPr>
                <w:noProof/>
                <w:webHidden/>
              </w:rPr>
              <w:fldChar w:fldCharType="separate"/>
            </w:r>
            <w:r w:rsidR="00F34B3D">
              <w:rPr>
                <w:noProof/>
                <w:webHidden/>
              </w:rPr>
              <w:t>- 9 -</w:t>
            </w:r>
            <w:r w:rsidR="00F34B3D">
              <w:rPr>
                <w:noProof/>
                <w:webHidden/>
              </w:rPr>
              <w:fldChar w:fldCharType="end"/>
            </w:r>
          </w:hyperlink>
        </w:p>
        <w:p w14:paraId="5AC2E628" w14:textId="1900B413" w:rsidR="00F34B3D" w:rsidRDefault="00000000">
          <w:pPr>
            <w:pStyle w:val="TOC2"/>
            <w:rPr>
              <w:noProof/>
              <w:szCs w:val="22"/>
            </w:rPr>
          </w:pPr>
          <w:hyperlink w:anchor="_Toc130561525" w:history="1">
            <w:r w:rsidR="00F34B3D" w:rsidRPr="00460B71">
              <w:rPr>
                <w:rStyle w:val="a9"/>
                <w:rFonts w:ascii="Times New Roman" w:eastAsia="宋体" w:hAnsi="Times New Roman" w:cs="Times New Roman"/>
                <w:noProof/>
              </w:rPr>
              <w:t xml:space="preserve">2.3 </w:t>
            </w:r>
            <w:r w:rsidR="00F34B3D" w:rsidRPr="00460B71">
              <w:rPr>
                <w:rStyle w:val="a9"/>
                <w:rFonts w:ascii="Times New Roman" w:eastAsia="宋体" w:hAnsi="Times New Roman" w:cs="Times New Roman"/>
                <w:noProof/>
              </w:rPr>
              <w:t>项目进度计划</w:t>
            </w:r>
            <w:r w:rsidR="00F34B3D">
              <w:rPr>
                <w:noProof/>
                <w:webHidden/>
              </w:rPr>
              <w:tab/>
            </w:r>
            <w:r w:rsidR="00F34B3D">
              <w:rPr>
                <w:noProof/>
                <w:webHidden/>
              </w:rPr>
              <w:fldChar w:fldCharType="begin"/>
            </w:r>
            <w:r w:rsidR="00F34B3D">
              <w:rPr>
                <w:noProof/>
                <w:webHidden/>
              </w:rPr>
              <w:instrText xml:space="preserve"> PAGEREF _Toc130561525 \h </w:instrText>
            </w:r>
            <w:r w:rsidR="00F34B3D">
              <w:rPr>
                <w:noProof/>
                <w:webHidden/>
              </w:rPr>
            </w:r>
            <w:r w:rsidR="00F34B3D">
              <w:rPr>
                <w:noProof/>
                <w:webHidden/>
              </w:rPr>
              <w:fldChar w:fldCharType="separate"/>
            </w:r>
            <w:r w:rsidR="00F34B3D">
              <w:rPr>
                <w:noProof/>
                <w:webHidden/>
              </w:rPr>
              <w:t>- 9 -</w:t>
            </w:r>
            <w:r w:rsidR="00F34B3D">
              <w:rPr>
                <w:noProof/>
                <w:webHidden/>
              </w:rPr>
              <w:fldChar w:fldCharType="end"/>
            </w:r>
          </w:hyperlink>
        </w:p>
        <w:p w14:paraId="02046AF2" w14:textId="2C18272A" w:rsidR="00F34B3D" w:rsidRDefault="00000000">
          <w:pPr>
            <w:pStyle w:val="TOC1"/>
            <w:rPr>
              <w:rFonts w:asciiTheme="minorHAnsi" w:eastAsiaTheme="minorEastAsia" w:hAnsiTheme="minorHAnsi"/>
              <w:b w:val="0"/>
              <w:sz w:val="21"/>
              <w:szCs w:val="22"/>
            </w:rPr>
          </w:pPr>
          <w:hyperlink w:anchor="_Toc130561526" w:history="1">
            <w:r w:rsidR="00F34B3D" w:rsidRPr="00460B71">
              <w:rPr>
                <w:rStyle w:val="a9"/>
              </w:rPr>
              <w:t>3 需求分析</w:t>
            </w:r>
            <w:r w:rsidR="00F34B3D">
              <w:rPr>
                <w:webHidden/>
              </w:rPr>
              <w:tab/>
            </w:r>
            <w:r w:rsidR="00F34B3D">
              <w:rPr>
                <w:webHidden/>
              </w:rPr>
              <w:fldChar w:fldCharType="begin"/>
            </w:r>
            <w:r w:rsidR="00F34B3D">
              <w:rPr>
                <w:webHidden/>
              </w:rPr>
              <w:instrText xml:space="preserve"> PAGEREF _Toc130561526 \h </w:instrText>
            </w:r>
            <w:r w:rsidR="00F34B3D">
              <w:rPr>
                <w:webHidden/>
              </w:rPr>
            </w:r>
            <w:r w:rsidR="00F34B3D">
              <w:rPr>
                <w:webHidden/>
              </w:rPr>
              <w:fldChar w:fldCharType="separate"/>
            </w:r>
            <w:r w:rsidR="00F34B3D">
              <w:rPr>
                <w:webHidden/>
              </w:rPr>
              <w:t>- 11 -</w:t>
            </w:r>
            <w:r w:rsidR="00F34B3D">
              <w:rPr>
                <w:webHidden/>
              </w:rPr>
              <w:fldChar w:fldCharType="end"/>
            </w:r>
          </w:hyperlink>
        </w:p>
        <w:p w14:paraId="7E87744B" w14:textId="5E6B4614" w:rsidR="00F34B3D" w:rsidRDefault="00000000">
          <w:pPr>
            <w:pStyle w:val="TOC2"/>
            <w:rPr>
              <w:noProof/>
              <w:szCs w:val="22"/>
            </w:rPr>
          </w:pPr>
          <w:hyperlink w:anchor="_Toc130561527" w:history="1">
            <w:r w:rsidR="00F34B3D" w:rsidRPr="00460B71">
              <w:rPr>
                <w:rStyle w:val="a9"/>
                <w:rFonts w:ascii="Times New Roman" w:eastAsia="宋体" w:hAnsi="Times New Roman" w:cs="Times New Roman"/>
                <w:noProof/>
              </w:rPr>
              <w:t xml:space="preserve">3.1 </w:t>
            </w:r>
            <w:r w:rsidR="00F34B3D" w:rsidRPr="00460B71">
              <w:rPr>
                <w:rStyle w:val="a9"/>
                <w:rFonts w:ascii="Times New Roman" w:eastAsia="宋体" w:hAnsi="Times New Roman" w:cs="Times New Roman"/>
                <w:noProof/>
              </w:rPr>
              <w:t>系统综合需求</w:t>
            </w:r>
            <w:r w:rsidR="00F34B3D">
              <w:rPr>
                <w:noProof/>
                <w:webHidden/>
              </w:rPr>
              <w:tab/>
            </w:r>
            <w:r w:rsidR="00F34B3D">
              <w:rPr>
                <w:noProof/>
                <w:webHidden/>
              </w:rPr>
              <w:fldChar w:fldCharType="begin"/>
            </w:r>
            <w:r w:rsidR="00F34B3D">
              <w:rPr>
                <w:noProof/>
                <w:webHidden/>
              </w:rPr>
              <w:instrText xml:space="preserve"> PAGEREF _Toc130561527 \h </w:instrText>
            </w:r>
            <w:r w:rsidR="00F34B3D">
              <w:rPr>
                <w:noProof/>
                <w:webHidden/>
              </w:rPr>
            </w:r>
            <w:r w:rsidR="00F34B3D">
              <w:rPr>
                <w:noProof/>
                <w:webHidden/>
              </w:rPr>
              <w:fldChar w:fldCharType="separate"/>
            </w:r>
            <w:r w:rsidR="00F34B3D">
              <w:rPr>
                <w:noProof/>
                <w:webHidden/>
              </w:rPr>
              <w:t>- 11 -</w:t>
            </w:r>
            <w:r w:rsidR="00F34B3D">
              <w:rPr>
                <w:noProof/>
                <w:webHidden/>
              </w:rPr>
              <w:fldChar w:fldCharType="end"/>
            </w:r>
          </w:hyperlink>
        </w:p>
        <w:p w14:paraId="2D854BCC" w14:textId="6B8EDDEE" w:rsidR="00F34B3D" w:rsidRDefault="00000000">
          <w:pPr>
            <w:pStyle w:val="TOC3"/>
            <w:rPr>
              <w:noProof/>
              <w:szCs w:val="22"/>
            </w:rPr>
          </w:pPr>
          <w:hyperlink w:anchor="_Toc130561528" w:history="1">
            <w:r w:rsidR="00F34B3D" w:rsidRPr="00460B71">
              <w:rPr>
                <w:rStyle w:val="a9"/>
                <w:rFonts w:ascii="Times New Roman" w:eastAsia="宋体" w:hAnsi="Times New Roman" w:cs="Times New Roman"/>
                <w:b/>
                <w:noProof/>
              </w:rPr>
              <w:t>3.1.1</w:t>
            </w:r>
            <w:r w:rsidR="00F34B3D" w:rsidRPr="00460B71">
              <w:rPr>
                <w:rStyle w:val="a9"/>
                <w:rFonts w:ascii="Times New Roman" w:eastAsia="宋体" w:hAnsi="Times New Roman" w:cs="Times New Roman"/>
                <w:b/>
                <w:noProof/>
              </w:rPr>
              <w:t>功能需求概述</w:t>
            </w:r>
            <w:r w:rsidR="00F34B3D">
              <w:rPr>
                <w:noProof/>
                <w:webHidden/>
              </w:rPr>
              <w:tab/>
            </w:r>
            <w:r w:rsidR="00F34B3D">
              <w:rPr>
                <w:noProof/>
                <w:webHidden/>
              </w:rPr>
              <w:fldChar w:fldCharType="begin"/>
            </w:r>
            <w:r w:rsidR="00F34B3D">
              <w:rPr>
                <w:noProof/>
                <w:webHidden/>
              </w:rPr>
              <w:instrText xml:space="preserve"> PAGEREF _Toc130561528 \h </w:instrText>
            </w:r>
            <w:r w:rsidR="00F34B3D">
              <w:rPr>
                <w:noProof/>
                <w:webHidden/>
              </w:rPr>
            </w:r>
            <w:r w:rsidR="00F34B3D">
              <w:rPr>
                <w:noProof/>
                <w:webHidden/>
              </w:rPr>
              <w:fldChar w:fldCharType="separate"/>
            </w:r>
            <w:r w:rsidR="00F34B3D">
              <w:rPr>
                <w:noProof/>
                <w:webHidden/>
              </w:rPr>
              <w:t>- 11 -</w:t>
            </w:r>
            <w:r w:rsidR="00F34B3D">
              <w:rPr>
                <w:noProof/>
                <w:webHidden/>
              </w:rPr>
              <w:fldChar w:fldCharType="end"/>
            </w:r>
          </w:hyperlink>
        </w:p>
        <w:p w14:paraId="6DB9A6E6" w14:textId="11C3A743" w:rsidR="00F34B3D" w:rsidRDefault="00000000">
          <w:pPr>
            <w:pStyle w:val="TOC3"/>
            <w:rPr>
              <w:noProof/>
              <w:szCs w:val="22"/>
            </w:rPr>
          </w:pPr>
          <w:hyperlink w:anchor="_Toc130561529" w:history="1">
            <w:r w:rsidR="00F34B3D" w:rsidRPr="00460B71">
              <w:rPr>
                <w:rStyle w:val="a9"/>
                <w:rFonts w:ascii="Times New Roman" w:eastAsia="宋体" w:hAnsi="Times New Roman" w:cs="Times New Roman"/>
                <w:b/>
                <w:noProof/>
              </w:rPr>
              <w:t xml:space="preserve">3.1.2 </w:t>
            </w:r>
            <w:r w:rsidR="00F34B3D" w:rsidRPr="00460B71">
              <w:rPr>
                <w:rStyle w:val="a9"/>
                <w:rFonts w:ascii="Times New Roman" w:eastAsia="宋体" w:hAnsi="Times New Roman" w:cs="Times New Roman"/>
                <w:b/>
                <w:noProof/>
              </w:rPr>
              <w:t>系统性能需求概述</w:t>
            </w:r>
            <w:r w:rsidR="00F34B3D">
              <w:rPr>
                <w:noProof/>
                <w:webHidden/>
              </w:rPr>
              <w:tab/>
            </w:r>
            <w:r w:rsidR="00F34B3D">
              <w:rPr>
                <w:noProof/>
                <w:webHidden/>
              </w:rPr>
              <w:fldChar w:fldCharType="begin"/>
            </w:r>
            <w:r w:rsidR="00F34B3D">
              <w:rPr>
                <w:noProof/>
                <w:webHidden/>
              </w:rPr>
              <w:instrText xml:space="preserve"> PAGEREF _Toc130561529 \h </w:instrText>
            </w:r>
            <w:r w:rsidR="00F34B3D">
              <w:rPr>
                <w:noProof/>
                <w:webHidden/>
              </w:rPr>
            </w:r>
            <w:r w:rsidR="00F34B3D">
              <w:rPr>
                <w:noProof/>
                <w:webHidden/>
              </w:rPr>
              <w:fldChar w:fldCharType="separate"/>
            </w:r>
            <w:r w:rsidR="00F34B3D">
              <w:rPr>
                <w:noProof/>
                <w:webHidden/>
              </w:rPr>
              <w:t>- 12 -</w:t>
            </w:r>
            <w:r w:rsidR="00F34B3D">
              <w:rPr>
                <w:noProof/>
                <w:webHidden/>
              </w:rPr>
              <w:fldChar w:fldCharType="end"/>
            </w:r>
          </w:hyperlink>
        </w:p>
        <w:p w14:paraId="0644C4F0" w14:textId="15E9C1D4" w:rsidR="00F34B3D" w:rsidRDefault="00000000">
          <w:pPr>
            <w:pStyle w:val="TOC3"/>
            <w:rPr>
              <w:noProof/>
              <w:szCs w:val="22"/>
            </w:rPr>
          </w:pPr>
          <w:hyperlink w:anchor="_Toc130561530" w:history="1">
            <w:r w:rsidR="00F34B3D" w:rsidRPr="00460B71">
              <w:rPr>
                <w:rStyle w:val="a9"/>
                <w:rFonts w:ascii="Times New Roman" w:eastAsia="宋体" w:hAnsi="Times New Roman" w:cs="Times New Roman"/>
                <w:b/>
                <w:noProof/>
              </w:rPr>
              <w:t xml:space="preserve">3.1.3 </w:t>
            </w:r>
            <w:r w:rsidR="00F34B3D" w:rsidRPr="00460B71">
              <w:rPr>
                <w:rStyle w:val="a9"/>
                <w:rFonts w:ascii="Times New Roman" w:eastAsia="宋体" w:hAnsi="Times New Roman" w:cs="Times New Roman"/>
                <w:b/>
                <w:noProof/>
              </w:rPr>
              <w:t>其他需求概述</w:t>
            </w:r>
            <w:r w:rsidR="00F34B3D">
              <w:rPr>
                <w:noProof/>
                <w:webHidden/>
              </w:rPr>
              <w:tab/>
            </w:r>
            <w:r w:rsidR="00F34B3D">
              <w:rPr>
                <w:noProof/>
                <w:webHidden/>
              </w:rPr>
              <w:fldChar w:fldCharType="begin"/>
            </w:r>
            <w:r w:rsidR="00F34B3D">
              <w:rPr>
                <w:noProof/>
                <w:webHidden/>
              </w:rPr>
              <w:instrText xml:space="preserve"> PAGEREF _Toc130561530 \h </w:instrText>
            </w:r>
            <w:r w:rsidR="00F34B3D">
              <w:rPr>
                <w:noProof/>
                <w:webHidden/>
              </w:rPr>
            </w:r>
            <w:r w:rsidR="00F34B3D">
              <w:rPr>
                <w:noProof/>
                <w:webHidden/>
              </w:rPr>
              <w:fldChar w:fldCharType="separate"/>
            </w:r>
            <w:r w:rsidR="00F34B3D">
              <w:rPr>
                <w:noProof/>
                <w:webHidden/>
              </w:rPr>
              <w:t>- 12 -</w:t>
            </w:r>
            <w:r w:rsidR="00F34B3D">
              <w:rPr>
                <w:noProof/>
                <w:webHidden/>
              </w:rPr>
              <w:fldChar w:fldCharType="end"/>
            </w:r>
          </w:hyperlink>
        </w:p>
        <w:p w14:paraId="1743D693" w14:textId="561950FC" w:rsidR="00F34B3D" w:rsidRDefault="00000000">
          <w:pPr>
            <w:pStyle w:val="TOC2"/>
            <w:rPr>
              <w:noProof/>
              <w:szCs w:val="22"/>
            </w:rPr>
          </w:pPr>
          <w:hyperlink w:anchor="_Toc130561531" w:history="1">
            <w:r w:rsidR="00F34B3D" w:rsidRPr="00460B71">
              <w:rPr>
                <w:rStyle w:val="a9"/>
                <w:rFonts w:ascii="Times New Roman" w:eastAsia="宋体" w:hAnsi="Times New Roman" w:cs="Times New Roman"/>
                <w:noProof/>
              </w:rPr>
              <w:t xml:space="preserve">3.2 </w:t>
            </w:r>
            <w:r w:rsidR="00F34B3D" w:rsidRPr="00460B71">
              <w:rPr>
                <w:rStyle w:val="a9"/>
                <w:rFonts w:ascii="Times New Roman" w:eastAsia="宋体" w:hAnsi="Times New Roman" w:cs="Times New Roman"/>
                <w:noProof/>
              </w:rPr>
              <w:t>数据流图分析</w:t>
            </w:r>
            <w:r w:rsidR="00F34B3D">
              <w:rPr>
                <w:noProof/>
                <w:webHidden/>
              </w:rPr>
              <w:tab/>
            </w:r>
            <w:r w:rsidR="00F34B3D">
              <w:rPr>
                <w:noProof/>
                <w:webHidden/>
              </w:rPr>
              <w:fldChar w:fldCharType="begin"/>
            </w:r>
            <w:r w:rsidR="00F34B3D">
              <w:rPr>
                <w:noProof/>
                <w:webHidden/>
              </w:rPr>
              <w:instrText xml:space="preserve"> PAGEREF _Toc130561531 \h </w:instrText>
            </w:r>
            <w:r w:rsidR="00F34B3D">
              <w:rPr>
                <w:noProof/>
                <w:webHidden/>
              </w:rPr>
            </w:r>
            <w:r w:rsidR="00F34B3D">
              <w:rPr>
                <w:noProof/>
                <w:webHidden/>
              </w:rPr>
              <w:fldChar w:fldCharType="separate"/>
            </w:r>
            <w:r w:rsidR="00F34B3D">
              <w:rPr>
                <w:noProof/>
                <w:webHidden/>
              </w:rPr>
              <w:t>- 12 -</w:t>
            </w:r>
            <w:r w:rsidR="00F34B3D">
              <w:rPr>
                <w:noProof/>
                <w:webHidden/>
              </w:rPr>
              <w:fldChar w:fldCharType="end"/>
            </w:r>
          </w:hyperlink>
        </w:p>
        <w:p w14:paraId="208B7F66" w14:textId="3389F06E" w:rsidR="00F34B3D" w:rsidRDefault="00000000">
          <w:pPr>
            <w:pStyle w:val="TOC3"/>
            <w:rPr>
              <w:noProof/>
              <w:szCs w:val="22"/>
            </w:rPr>
          </w:pPr>
          <w:hyperlink w:anchor="_Toc130561532" w:history="1">
            <w:r w:rsidR="00F34B3D" w:rsidRPr="00460B71">
              <w:rPr>
                <w:rStyle w:val="a9"/>
                <w:rFonts w:ascii="Times New Roman" w:eastAsia="宋体" w:hAnsi="Times New Roman" w:cs="Times New Roman"/>
                <w:b/>
                <w:noProof/>
              </w:rPr>
              <w:t xml:space="preserve">3.2.1 </w:t>
            </w:r>
            <w:r w:rsidR="00F34B3D" w:rsidRPr="00460B71">
              <w:rPr>
                <w:rStyle w:val="a9"/>
                <w:rFonts w:ascii="Times New Roman" w:eastAsia="宋体" w:hAnsi="Times New Roman" w:cs="Times New Roman"/>
                <w:b/>
                <w:noProof/>
              </w:rPr>
              <w:t>顶层数据流图</w:t>
            </w:r>
            <w:r w:rsidR="00F34B3D">
              <w:rPr>
                <w:noProof/>
                <w:webHidden/>
              </w:rPr>
              <w:tab/>
            </w:r>
            <w:r w:rsidR="00F34B3D">
              <w:rPr>
                <w:noProof/>
                <w:webHidden/>
              </w:rPr>
              <w:fldChar w:fldCharType="begin"/>
            </w:r>
            <w:r w:rsidR="00F34B3D">
              <w:rPr>
                <w:noProof/>
                <w:webHidden/>
              </w:rPr>
              <w:instrText xml:space="preserve"> PAGEREF _Toc130561532 \h </w:instrText>
            </w:r>
            <w:r w:rsidR="00F34B3D">
              <w:rPr>
                <w:noProof/>
                <w:webHidden/>
              </w:rPr>
            </w:r>
            <w:r w:rsidR="00F34B3D">
              <w:rPr>
                <w:noProof/>
                <w:webHidden/>
              </w:rPr>
              <w:fldChar w:fldCharType="separate"/>
            </w:r>
            <w:r w:rsidR="00F34B3D">
              <w:rPr>
                <w:noProof/>
                <w:webHidden/>
              </w:rPr>
              <w:t>- 12 -</w:t>
            </w:r>
            <w:r w:rsidR="00F34B3D">
              <w:rPr>
                <w:noProof/>
                <w:webHidden/>
              </w:rPr>
              <w:fldChar w:fldCharType="end"/>
            </w:r>
          </w:hyperlink>
        </w:p>
        <w:p w14:paraId="22A33629" w14:textId="5915B9B9" w:rsidR="00F34B3D" w:rsidRDefault="00000000">
          <w:pPr>
            <w:pStyle w:val="TOC3"/>
            <w:rPr>
              <w:noProof/>
              <w:szCs w:val="22"/>
            </w:rPr>
          </w:pPr>
          <w:hyperlink w:anchor="_Toc130561533" w:history="1">
            <w:r w:rsidR="00F34B3D" w:rsidRPr="00460B71">
              <w:rPr>
                <w:rStyle w:val="a9"/>
                <w:rFonts w:ascii="Times New Roman" w:eastAsia="宋体" w:hAnsi="Times New Roman" w:cs="Times New Roman"/>
                <w:b/>
                <w:noProof/>
              </w:rPr>
              <w:t xml:space="preserve">3.2.2 </w:t>
            </w:r>
            <w:r w:rsidR="00F34B3D" w:rsidRPr="00460B71">
              <w:rPr>
                <w:rStyle w:val="a9"/>
                <w:rFonts w:ascii="Times New Roman" w:eastAsia="宋体" w:hAnsi="Times New Roman" w:cs="Times New Roman"/>
                <w:b/>
                <w:noProof/>
              </w:rPr>
              <w:t>功能级数据流图</w:t>
            </w:r>
            <w:r w:rsidR="00F34B3D">
              <w:rPr>
                <w:noProof/>
                <w:webHidden/>
              </w:rPr>
              <w:tab/>
            </w:r>
            <w:r w:rsidR="00F34B3D">
              <w:rPr>
                <w:noProof/>
                <w:webHidden/>
              </w:rPr>
              <w:fldChar w:fldCharType="begin"/>
            </w:r>
            <w:r w:rsidR="00F34B3D">
              <w:rPr>
                <w:noProof/>
                <w:webHidden/>
              </w:rPr>
              <w:instrText xml:space="preserve"> PAGEREF _Toc130561533 \h </w:instrText>
            </w:r>
            <w:r w:rsidR="00F34B3D">
              <w:rPr>
                <w:noProof/>
                <w:webHidden/>
              </w:rPr>
            </w:r>
            <w:r w:rsidR="00F34B3D">
              <w:rPr>
                <w:noProof/>
                <w:webHidden/>
              </w:rPr>
              <w:fldChar w:fldCharType="separate"/>
            </w:r>
            <w:r w:rsidR="00F34B3D">
              <w:rPr>
                <w:noProof/>
                <w:webHidden/>
              </w:rPr>
              <w:t>- 12 -</w:t>
            </w:r>
            <w:r w:rsidR="00F34B3D">
              <w:rPr>
                <w:noProof/>
                <w:webHidden/>
              </w:rPr>
              <w:fldChar w:fldCharType="end"/>
            </w:r>
          </w:hyperlink>
        </w:p>
        <w:p w14:paraId="6A618F05" w14:textId="00805ACC" w:rsidR="00F34B3D" w:rsidRDefault="00000000">
          <w:pPr>
            <w:pStyle w:val="TOC3"/>
            <w:rPr>
              <w:noProof/>
              <w:szCs w:val="22"/>
            </w:rPr>
          </w:pPr>
          <w:hyperlink w:anchor="_Toc130561534" w:history="1">
            <w:r w:rsidR="00F34B3D" w:rsidRPr="00460B71">
              <w:rPr>
                <w:rStyle w:val="a9"/>
                <w:rFonts w:ascii="Times New Roman" w:eastAsia="宋体" w:hAnsi="Times New Roman" w:cs="Times New Roman"/>
                <w:b/>
                <w:noProof/>
              </w:rPr>
              <w:t xml:space="preserve">3.2.3 </w:t>
            </w:r>
            <w:r w:rsidR="00F34B3D" w:rsidRPr="00460B71">
              <w:rPr>
                <w:rStyle w:val="a9"/>
                <w:rFonts w:ascii="Times New Roman" w:eastAsia="宋体" w:hAnsi="Times New Roman" w:cs="Times New Roman"/>
                <w:b/>
                <w:noProof/>
              </w:rPr>
              <w:t>数据流图细化与分解</w:t>
            </w:r>
            <w:r w:rsidR="00F34B3D">
              <w:rPr>
                <w:noProof/>
                <w:webHidden/>
              </w:rPr>
              <w:tab/>
            </w:r>
            <w:r w:rsidR="00F34B3D">
              <w:rPr>
                <w:noProof/>
                <w:webHidden/>
              </w:rPr>
              <w:fldChar w:fldCharType="begin"/>
            </w:r>
            <w:r w:rsidR="00F34B3D">
              <w:rPr>
                <w:noProof/>
                <w:webHidden/>
              </w:rPr>
              <w:instrText xml:space="preserve"> PAGEREF _Toc130561534 \h </w:instrText>
            </w:r>
            <w:r w:rsidR="00F34B3D">
              <w:rPr>
                <w:noProof/>
                <w:webHidden/>
              </w:rPr>
            </w:r>
            <w:r w:rsidR="00F34B3D">
              <w:rPr>
                <w:noProof/>
                <w:webHidden/>
              </w:rPr>
              <w:fldChar w:fldCharType="separate"/>
            </w:r>
            <w:r w:rsidR="00F34B3D">
              <w:rPr>
                <w:noProof/>
                <w:webHidden/>
              </w:rPr>
              <w:t>- 12 -</w:t>
            </w:r>
            <w:r w:rsidR="00F34B3D">
              <w:rPr>
                <w:noProof/>
                <w:webHidden/>
              </w:rPr>
              <w:fldChar w:fldCharType="end"/>
            </w:r>
          </w:hyperlink>
        </w:p>
        <w:p w14:paraId="3BB8A1A3" w14:textId="4383A87D" w:rsidR="00F34B3D" w:rsidRDefault="00000000">
          <w:pPr>
            <w:pStyle w:val="TOC2"/>
            <w:rPr>
              <w:noProof/>
              <w:szCs w:val="22"/>
            </w:rPr>
          </w:pPr>
          <w:hyperlink w:anchor="_Toc130561535" w:history="1">
            <w:r w:rsidR="00F34B3D" w:rsidRPr="00460B71">
              <w:rPr>
                <w:rStyle w:val="a9"/>
                <w:rFonts w:ascii="Times New Roman" w:eastAsia="宋体" w:hAnsi="Times New Roman" w:cs="Times New Roman"/>
                <w:noProof/>
              </w:rPr>
              <w:t xml:space="preserve">3.3 </w:t>
            </w:r>
            <w:r w:rsidR="00F34B3D" w:rsidRPr="00460B71">
              <w:rPr>
                <w:rStyle w:val="a9"/>
                <w:rFonts w:ascii="Times New Roman" w:eastAsia="宋体" w:hAnsi="Times New Roman" w:cs="Times New Roman"/>
                <w:noProof/>
              </w:rPr>
              <w:t>数据字典</w:t>
            </w:r>
            <w:r w:rsidR="00F34B3D">
              <w:rPr>
                <w:noProof/>
                <w:webHidden/>
              </w:rPr>
              <w:tab/>
            </w:r>
            <w:r w:rsidR="00F34B3D">
              <w:rPr>
                <w:noProof/>
                <w:webHidden/>
              </w:rPr>
              <w:fldChar w:fldCharType="begin"/>
            </w:r>
            <w:r w:rsidR="00F34B3D">
              <w:rPr>
                <w:noProof/>
                <w:webHidden/>
              </w:rPr>
              <w:instrText xml:space="preserve"> PAGEREF _Toc130561535 \h </w:instrText>
            </w:r>
            <w:r w:rsidR="00F34B3D">
              <w:rPr>
                <w:noProof/>
                <w:webHidden/>
              </w:rPr>
            </w:r>
            <w:r w:rsidR="00F34B3D">
              <w:rPr>
                <w:noProof/>
                <w:webHidden/>
              </w:rPr>
              <w:fldChar w:fldCharType="separate"/>
            </w:r>
            <w:r w:rsidR="00F34B3D">
              <w:rPr>
                <w:noProof/>
                <w:webHidden/>
              </w:rPr>
              <w:t>- 12 -</w:t>
            </w:r>
            <w:r w:rsidR="00F34B3D">
              <w:rPr>
                <w:noProof/>
                <w:webHidden/>
              </w:rPr>
              <w:fldChar w:fldCharType="end"/>
            </w:r>
          </w:hyperlink>
        </w:p>
        <w:p w14:paraId="351DB67E" w14:textId="075487A7" w:rsidR="00F34B3D" w:rsidRDefault="00000000">
          <w:pPr>
            <w:pStyle w:val="TOC3"/>
            <w:rPr>
              <w:noProof/>
              <w:szCs w:val="22"/>
            </w:rPr>
          </w:pPr>
          <w:hyperlink w:anchor="_Toc130561536" w:history="1">
            <w:r w:rsidR="00F34B3D" w:rsidRPr="00460B71">
              <w:rPr>
                <w:rStyle w:val="a9"/>
                <w:rFonts w:ascii="Times New Roman" w:eastAsia="宋体" w:hAnsi="Times New Roman" w:cs="Times New Roman"/>
                <w:b/>
                <w:noProof/>
              </w:rPr>
              <w:t>3.3.1</w:t>
            </w:r>
            <w:r w:rsidR="00F34B3D" w:rsidRPr="00460B71">
              <w:rPr>
                <w:rStyle w:val="a9"/>
                <w:rFonts w:ascii="Times New Roman" w:eastAsia="宋体" w:hAnsi="Times New Roman" w:cs="Times New Roman"/>
                <w:b/>
                <w:noProof/>
              </w:rPr>
              <w:t>数据流条目定义</w:t>
            </w:r>
            <w:r w:rsidR="00F34B3D">
              <w:rPr>
                <w:noProof/>
                <w:webHidden/>
              </w:rPr>
              <w:tab/>
            </w:r>
            <w:r w:rsidR="00F34B3D">
              <w:rPr>
                <w:noProof/>
                <w:webHidden/>
              </w:rPr>
              <w:fldChar w:fldCharType="begin"/>
            </w:r>
            <w:r w:rsidR="00F34B3D">
              <w:rPr>
                <w:noProof/>
                <w:webHidden/>
              </w:rPr>
              <w:instrText xml:space="preserve"> PAGEREF _Toc130561536 \h </w:instrText>
            </w:r>
            <w:r w:rsidR="00F34B3D">
              <w:rPr>
                <w:noProof/>
                <w:webHidden/>
              </w:rPr>
            </w:r>
            <w:r w:rsidR="00F34B3D">
              <w:rPr>
                <w:noProof/>
                <w:webHidden/>
              </w:rPr>
              <w:fldChar w:fldCharType="separate"/>
            </w:r>
            <w:r w:rsidR="00F34B3D">
              <w:rPr>
                <w:noProof/>
                <w:webHidden/>
              </w:rPr>
              <w:t>- 12 -</w:t>
            </w:r>
            <w:r w:rsidR="00F34B3D">
              <w:rPr>
                <w:noProof/>
                <w:webHidden/>
              </w:rPr>
              <w:fldChar w:fldCharType="end"/>
            </w:r>
          </w:hyperlink>
        </w:p>
        <w:p w14:paraId="4FEED62A" w14:textId="0C566C8B" w:rsidR="00F34B3D" w:rsidRDefault="00000000">
          <w:pPr>
            <w:pStyle w:val="TOC3"/>
            <w:rPr>
              <w:noProof/>
              <w:szCs w:val="22"/>
            </w:rPr>
          </w:pPr>
          <w:hyperlink w:anchor="_Toc130561537" w:history="1">
            <w:r w:rsidR="00F34B3D" w:rsidRPr="00460B71">
              <w:rPr>
                <w:rStyle w:val="a9"/>
                <w:rFonts w:ascii="Times New Roman" w:eastAsia="宋体" w:hAnsi="Times New Roman" w:cs="Times New Roman"/>
                <w:b/>
                <w:noProof/>
              </w:rPr>
              <w:t>3.3.2</w:t>
            </w:r>
            <w:r w:rsidR="00F34B3D" w:rsidRPr="00460B71">
              <w:rPr>
                <w:rStyle w:val="a9"/>
                <w:rFonts w:ascii="Times New Roman" w:eastAsia="宋体" w:hAnsi="Times New Roman" w:cs="Times New Roman"/>
                <w:b/>
                <w:noProof/>
              </w:rPr>
              <w:t>数据存储条目定义</w:t>
            </w:r>
            <w:r w:rsidR="00F34B3D">
              <w:rPr>
                <w:noProof/>
                <w:webHidden/>
              </w:rPr>
              <w:tab/>
            </w:r>
            <w:r w:rsidR="00F34B3D">
              <w:rPr>
                <w:noProof/>
                <w:webHidden/>
              </w:rPr>
              <w:fldChar w:fldCharType="begin"/>
            </w:r>
            <w:r w:rsidR="00F34B3D">
              <w:rPr>
                <w:noProof/>
                <w:webHidden/>
              </w:rPr>
              <w:instrText xml:space="preserve"> PAGEREF _Toc130561537 \h </w:instrText>
            </w:r>
            <w:r w:rsidR="00F34B3D">
              <w:rPr>
                <w:noProof/>
                <w:webHidden/>
              </w:rPr>
            </w:r>
            <w:r w:rsidR="00F34B3D">
              <w:rPr>
                <w:noProof/>
                <w:webHidden/>
              </w:rPr>
              <w:fldChar w:fldCharType="separate"/>
            </w:r>
            <w:r w:rsidR="00F34B3D">
              <w:rPr>
                <w:noProof/>
                <w:webHidden/>
              </w:rPr>
              <w:t>- 13 -</w:t>
            </w:r>
            <w:r w:rsidR="00F34B3D">
              <w:rPr>
                <w:noProof/>
                <w:webHidden/>
              </w:rPr>
              <w:fldChar w:fldCharType="end"/>
            </w:r>
          </w:hyperlink>
        </w:p>
        <w:p w14:paraId="189AF3A9" w14:textId="1D973263" w:rsidR="00F34B3D" w:rsidRDefault="00000000">
          <w:pPr>
            <w:pStyle w:val="TOC3"/>
            <w:rPr>
              <w:noProof/>
              <w:szCs w:val="22"/>
            </w:rPr>
          </w:pPr>
          <w:hyperlink w:anchor="_Toc130561538" w:history="1">
            <w:r w:rsidR="00F34B3D" w:rsidRPr="00460B71">
              <w:rPr>
                <w:rStyle w:val="a9"/>
                <w:rFonts w:ascii="Times New Roman" w:eastAsia="宋体" w:hAnsi="Times New Roman" w:cs="Times New Roman"/>
                <w:b/>
                <w:noProof/>
              </w:rPr>
              <w:t>3.3.3</w:t>
            </w:r>
            <w:r w:rsidR="00F34B3D" w:rsidRPr="00460B71">
              <w:rPr>
                <w:rStyle w:val="a9"/>
                <w:rFonts w:ascii="Times New Roman" w:eastAsia="宋体" w:hAnsi="Times New Roman" w:cs="Times New Roman"/>
                <w:b/>
                <w:noProof/>
              </w:rPr>
              <w:t>数据处理储条目定义</w:t>
            </w:r>
            <w:r w:rsidR="00F34B3D">
              <w:rPr>
                <w:noProof/>
                <w:webHidden/>
              </w:rPr>
              <w:tab/>
            </w:r>
            <w:r w:rsidR="00F34B3D">
              <w:rPr>
                <w:noProof/>
                <w:webHidden/>
              </w:rPr>
              <w:fldChar w:fldCharType="begin"/>
            </w:r>
            <w:r w:rsidR="00F34B3D">
              <w:rPr>
                <w:noProof/>
                <w:webHidden/>
              </w:rPr>
              <w:instrText xml:space="preserve"> PAGEREF _Toc130561538 \h </w:instrText>
            </w:r>
            <w:r w:rsidR="00F34B3D">
              <w:rPr>
                <w:noProof/>
                <w:webHidden/>
              </w:rPr>
            </w:r>
            <w:r w:rsidR="00F34B3D">
              <w:rPr>
                <w:noProof/>
                <w:webHidden/>
              </w:rPr>
              <w:fldChar w:fldCharType="separate"/>
            </w:r>
            <w:r w:rsidR="00F34B3D">
              <w:rPr>
                <w:noProof/>
                <w:webHidden/>
              </w:rPr>
              <w:t>- 13 -</w:t>
            </w:r>
            <w:r w:rsidR="00F34B3D">
              <w:rPr>
                <w:noProof/>
                <w:webHidden/>
              </w:rPr>
              <w:fldChar w:fldCharType="end"/>
            </w:r>
          </w:hyperlink>
        </w:p>
        <w:p w14:paraId="0B824B2D" w14:textId="7AD1B28C" w:rsidR="00F34B3D" w:rsidRDefault="00000000">
          <w:pPr>
            <w:pStyle w:val="TOC3"/>
            <w:rPr>
              <w:noProof/>
              <w:szCs w:val="22"/>
            </w:rPr>
          </w:pPr>
          <w:hyperlink w:anchor="_Toc130561539" w:history="1">
            <w:r w:rsidR="00F34B3D" w:rsidRPr="00460B71">
              <w:rPr>
                <w:rStyle w:val="a9"/>
                <w:rFonts w:ascii="Times New Roman" w:eastAsia="宋体" w:hAnsi="Times New Roman" w:cs="Times New Roman"/>
                <w:b/>
                <w:noProof/>
              </w:rPr>
              <w:t>3.3.4</w:t>
            </w:r>
            <w:r w:rsidR="00F34B3D" w:rsidRPr="00460B71">
              <w:rPr>
                <w:rStyle w:val="a9"/>
                <w:rFonts w:ascii="Times New Roman" w:eastAsia="宋体" w:hAnsi="Times New Roman" w:cs="Times New Roman"/>
                <w:b/>
                <w:noProof/>
              </w:rPr>
              <w:t>数据项条目定义</w:t>
            </w:r>
            <w:r w:rsidR="00F34B3D">
              <w:rPr>
                <w:noProof/>
                <w:webHidden/>
              </w:rPr>
              <w:tab/>
            </w:r>
            <w:r w:rsidR="00F34B3D">
              <w:rPr>
                <w:noProof/>
                <w:webHidden/>
              </w:rPr>
              <w:fldChar w:fldCharType="begin"/>
            </w:r>
            <w:r w:rsidR="00F34B3D">
              <w:rPr>
                <w:noProof/>
                <w:webHidden/>
              </w:rPr>
              <w:instrText xml:space="preserve"> PAGEREF _Toc130561539 \h </w:instrText>
            </w:r>
            <w:r w:rsidR="00F34B3D">
              <w:rPr>
                <w:noProof/>
                <w:webHidden/>
              </w:rPr>
            </w:r>
            <w:r w:rsidR="00F34B3D">
              <w:rPr>
                <w:noProof/>
                <w:webHidden/>
              </w:rPr>
              <w:fldChar w:fldCharType="separate"/>
            </w:r>
            <w:r w:rsidR="00F34B3D">
              <w:rPr>
                <w:noProof/>
                <w:webHidden/>
              </w:rPr>
              <w:t>- 14 -</w:t>
            </w:r>
            <w:r w:rsidR="00F34B3D">
              <w:rPr>
                <w:noProof/>
                <w:webHidden/>
              </w:rPr>
              <w:fldChar w:fldCharType="end"/>
            </w:r>
          </w:hyperlink>
        </w:p>
        <w:p w14:paraId="208ABA57" w14:textId="5E34E203" w:rsidR="00F34B3D" w:rsidRDefault="00000000">
          <w:pPr>
            <w:pStyle w:val="TOC2"/>
            <w:rPr>
              <w:noProof/>
              <w:szCs w:val="22"/>
            </w:rPr>
          </w:pPr>
          <w:hyperlink w:anchor="_Toc130561540" w:history="1">
            <w:r w:rsidR="00F34B3D" w:rsidRPr="00460B71">
              <w:rPr>
                <w:rStyle w:val="a9"/>
                <w:rFonts w:ascii="Times New Roman" w:eastAsia="宋体" w:hAnsi="Times New Roman" w:cs="Times New Roman"/>
                <w:noProof/>
              </w:rPr>
              <w:t>3.4</w:t>
            </w:r>
            <w:r w:rsidR="00F34B3D" w:rsidRPr="00460B71">
              <w:rPr>
                <w:rStyle w:val="a9"/>
                <w:rFonts w:ascii="Times New Roman" w:eastAsia="宋体" w:hAnsi="Times New Roman" w:cs="Times New Roman"/>
                <w:noProof/>
              </w:rPr>
              <w:t>实体联系分析</w:t>
            </w:r>
            <w:r w:rsidR="00F34B3D">
              <w:rPr>
                <w:noProof/>
                <w:webHidden/>
              </w:rPr>
              <w:tab/>
            </w:r>
            <w:r w:rsidR="00F34B3D">
              <w:rPr>
                <w:noProof/>
                <w:webHidden/>
              </w:rPr>
              <w:fldChar w:fldCharType="begin"/>
            </w:r>
            <w:r w:rsidR="00F34B3D">
              <w:rPr>
                <w:noProof/>
                <w:webHidden/>
              </w:rPr>
              <w:instrText xml:space="preserve"> PAGEREF _Toc130561540 \h </w:instrText>
            </w:r>
            <w:r w:rsidR="00F34B3D">
              <w:rPr>
                <w:noProof/>
                <w:webHidden/>
              </w:rPr>
            </w:r>
            <w:r w:rsidR="00F34B3D">
              <w:rPr>
                <w:noProof/>
                <w:webHidden/>
              </w:rPr>
              <w:fldChar w:fldCharType="separate"/>
            </w:r>
            <w:r w:rsidR="00F34B3D">
              <w:rPr>
                <w:noProof/>
                <w:webHidden/>
              </w:rPr>
              <w:t>- 14 -</w:t>
            </w:r>
            <w:r w:rsidR="00F34B3D">
              <w:rPr>
                <w:noProof/>
                <w:webHidden/>
              </w:rPr>
              <w:fldChar w:fldCharType="end"/>
            </w:r>
          </w:hyperlink>
        </w:p>
        <w:p w14:paraId="051B6FE7" w14:textId="00F49153" w:rsidR="00F34B3D" w:rsidRDefault="00000000">
          <w:pPr>
            <w:pStyle w:val="TOC3"/>
            <w:rPr>
              <w:noProof/>
              <w:szCs w:val="22"/>
            </w:rPr>
          </w:pPr>
          <w:hyperlink w:anchor="_Toc130561541" w:history="1">
            <w:r w:rsidR="00F34B3D" w:rsidRPr="00460B71">
              <w:rPr>
                <w:rStyle w:val="a9"/>
                <w:rFonts w:ascii="Times New Roman" w:eastAsia="宋体" w:hAnsi="Times New Roman" w:cs="Times New Roman"/>
                <w:b/>
                <w:noProof/>
              </w:rPr>
              <w:t xml:space="preserve">3.4.1 </w:t>
            </w:r>
            <w:r w:rsidR="00F34B3D" w:rsidRPr="00460B71">
              <w:rPr>
                <w:rStyle w:val="a9"/>
                <w:rFonts w:ascii="Times New Roman" w:eastAsia="宋体" w:hAnsi="Times New Roman" w:cs="Times New Roman"/>
                <w:b/>
                <w:noProof/>
              </w:rPr>
              <w:t>实体提取及实体图</w:t>
            </w:r>
            <w:r w:rsidR="00F34B3D">
              <w:rPr>
                <w:noProof/>
                <w:webHidden/>
              </w:rPr>
              <w:tab/>
            </w:r>
            <w:r w:rsidR="00F34B3D">
              <w:rPr>
                <w:noProof/>
                <w:webHidden/>
              </w:rPr>
              <w:fldChar w:fldCharType="begin"/>
            </w:r>
            <w:r w:rsidR="00F34B3D">
              <w:rPr>
                <w:noProof/>
                <w:webHidden/>
              </w:rPr>
              <w:instrText xml:space="preserve"> PAGEREF _Toc130561541 \h </w:instrText>
            </w:r>
            <w:r w:rsidR="00F34B3D">
              <w:rPr>
                <w:noProof/>
                <w:webHidden/>
              </w:rPr>
            </w:r>
            <w:r w:rsidR="00F34B3D">
              <w:rPr>
                <w:noProof/>
                <w:webHidden/>
              </w:rPr>
              <w:fldChar w:fldCharType="separate"/>
            </w:r>
            <w:r w:rsidR="00F34B3D">
              <w:rPr>
                <w:noProof/>
                <w:webHidden/>
              </w:rPr>
              <w:t>- 14 -</w:t>
            </w:r>
            <w:r w:rsidR="00F34B3D">
              <w:rPr>
                <w:noProof/>
                <w:webHidden/>
              </w:rPr>
              <w:fldChar w:fldCharType="end"/>
            </w:r>
          </w:hyperlink>
        </w:p>
        <w:p w14:paraId="08A0B1A9" w14:textId="34B67A81" w:rsidR="00F34B3D" w:rsidRDefault="00000000">
          <w:pPr>
            <w:pStyle w:val="TOC3"/>
            <w:rPr>
              <w:noProof/>
              <w:szCs w:val="22"/>
            </w:rPr>
          </w:pPr>
          <w:hyperlink w:anchor="_Toc130561542" w:history="1">
            <w:r w:rsidR="00F34B3D" w:rsidRPr="00460B71">
              <w:rPr>
                <w:rStyle w:val="a9"/>
                <w:rFonts w:ascii="Times New Roman" w:eastAsia="宋体" w:hAnsi="Times New Roman" w:cs="Times New Roman"/>
                <w:b/>
                <w:noProof/>
              </w:rPr>
              <w:t xml:space="preserve">3.4.2 </w:t>
            </w:r>
            <w:r w:rsidR="00F34B3D" w:rsidRPr="00460B71">
              <w:rPr>
                <w:rStyle w:val="a9"/>
                <w:rFonts w:ascii="Times New Roman" w:eastAsia="宋体" w:hAnsi="Times New Roman" w:cs="Times New Roman"/>
                <w:b/>
                <w:noProof/>
              </w:rPr>
              <w:t>实体联系图</w:t>
            </w:r>
            <w:r w:rsidR="00F34B3D">
              <w:rPr>
                <w:noProof/>
                <w:webHidden/>
              </w:rPr>
              <w:tab/>
            </w:r>
            <w:r w:rsidR="00F34B3D">
              <w:rPr>
                <w:noProof/>
                <w:webHidden/>
              </w:rPr>
              <w:fldChar w:fldCharType="begin"/>
            </w:r>
            <w:r w:rsidR="00F34B3D">
              <w:rPr>
                <w:noProof/>
                <w:webHidden/>
              </w:rPr>
              <w:instrText xml:space="preserve"> PAGEREF _Toc130561542 \h </w:instrText>
            </w:r>
            <w:r w:rsidR="00F34B3D">
              <w:rPr>
                <w:noProof/>
                <w:webHidden/>
              </w:rPr>
            </w:r>
            <w:r w:rsidR="00F34B3D">
              <w:rPr>
                <w:noProof/>
                <w:webHidden/>
              </w:rPr>
              <w:fldChar w:fldCharType="separate"/>
            </w:r>
            <w:r w:rsidR="00F34B3D">
              <w:rPr>
                <w:noProof/>
                <w:webHidden/>
              </w:rPr>
              <w:t>- 15 -</w:t>
            </w:r>
            <w:r w:rsidR="00F34B3D">
              <w:rPr>
                <w:noProof/>
                <w:webHidden/>
              </w:rPr>
              <w:fldChar w:fldCharType="end"/>
            </w:r>
          </w:hyperlink>
        </w:p>
        <w:p w14:paraId="17CC517A" w14:textId="3C7988AF" w:rsidR="00F34B3D" w:rsidRDefault="00000000">
          <w:pPr>
            <w:pStyle w:val="TOC1"/>
            <w:rPr>
              <w:rFonts w:asciiTheme="minorHAnsi" w:eastAsiaTheme="minorEastAsia" w:hAnsiTheme="minorHAnsi"/>
              <w:b w:val="0"/>
              <w:sz w:val="21"/>
              <w:szCs w:val="22"/>
            </w:rPr>
          </w:pPr>
          <w:hyperlink w:anchor="_Toc130561543" w:history="1">
            <w:r w:rsidR="00F34B3D" w:rsidRPr="00460B71">
              <w:rPr>
                <w:rStyle w:val="a9"/>
              </w:rPr>
              <w:t>4系统设计</w:t>
            </w:r>
            <w:r w:rsidR="00F34B3D">
              <w:rPr>
                <w:webHidden/>
              </w:rPr>
              <w:tab/>
            </w:r>
            <w:r w:rsidR="00F34B3D">
              <w:rPr>
                <w:webHidden/>
              </w:rPr>
              <w:fldChar w:fldCharType="begin"/>
            </w:r>
            <w:r w:rsidR="00F34B3D">
              <w:rPr>
                <w:webHidden/>
              </w:rPr>
              <w:instrText xml:space="preserve"> PAGEREF _Toc130561543 \h </w:instrText>
            </w:r>
            <w:r w:rsidR="00F34B3D">
              <w:rPr>
                <w:webHidden/>
              </w:rPr>
            </w:r>
            <w:r w:rsidR="00F34B3D">
              <w:rPr>
                <w:webHidden/>
              </w:rPr>
              <w:fldChar w:fldCharType="separate"/>
            </w:r>
            <w:r w:rsidR="00F34B3D">
              <w:rPr>
                <w:webHidden/>
              </w:rPr>
              <w:t>- 16 -</w:t>
            </w:r>
            <w:r w:rsidR="00F34B3D">
              <w:rPr>
                <w:webHidden/>
              </w:rPr>
              <w:fldChar w:fldCharType="end"/>
            </w:r>
          </w:hyperlink>
        </w:p>
        <w:p w14:paraId="145E67D3" w14:textId="415C947B" w:rsidR="00F34B3D" w:rsidRDefault="00000000">
          <w:pPr>
            <w:pStyle w:val="TOC2"/>
            <w:rPr>
              <w:noProof/>
              <w:szCs w:val="22"/>
            </w:rPr>
          </w:pPr>
          <w:hyperlink w:anchor="_Toc130561544" w:history="1">
            <w:r w:rsidR="00F34B3D" w:rsidRPr="00460B71">
              <w:rPr>
                <w:rStyle w:val="a9"/>
                <w:rFonts w:ascii="Times New Roman" w:eastAsia="宋体" w:hAnsi="Times New Roman" w:cs="Times New Roman"/>
                <w:noProof/>
              </w:rPr>
              <w:t>4.1</w:t>
            </w:r>
            <w:r w:rsidR="00F34B3D" w:rsidRPr="00460B71">
              <w:rPr>
                <w:rStyle w:val="a9"/>
                <w:rFonts w:ascii="Times New Roman" w:eastAsia="宋体" w:hAnsi="Times New Roman" w:cs="Times New Roman"/>
                <w:noProof/>
              </w:rPr>
              <w:t>总体设计</w:t>
            </w:r>
            <w:r w:rsidR="00F34B3D">
              <w:rPr>
                <w:noProof/>
                <w:webHidden/>
              </w:rPr>
              <w:tab/>
            </w:r>
            <w:r w:rsidR="00F34B3D">
              <w:rPr>
                <w:noProof/>
                <w:webHidden/>
              </w:rPr>
              <w:fldChar w:fldCharType="begin"/>
            </w:r>
            <w:r w:rsidR="00F34B3D">
              <w:rPr>
                <w:noProof/>
                <w:webHidden/>
              </w:rPr>
              <w:instrText xml:space="preserve"> PAGEREF _Toc130561544 \h </w:instrText>
            </w:r>
            <w:r w:rsidR="00F34B3D">
              <w:rPr>
                <w:noProof/>
                <w:webHidden/>
              </w:rPr>
            </w:r>
            <w:r w:rsidR="00F34B3D">
              <w:rPr>
                <w:noProof/>
                <w:webHidden/>
              </w:rPr>
              <w:fldChar w:fldCharType="separate"/>
            </w:r>
            <w:r w:rsidR="00F34B3D">
              <w:rPr>
                <w:noProof/>
                <w:webHidden/>
              </w:rPr>
              <w:t>- 16 -</w:t>
            </w:r>
            <w:r w:rsidR="00F34B3D">
              <w:rPr>
                <w:noProof/>
                <w:webHidden/>
              </w:rPr>
              <w:fldChar w:fldCharType="end"/>
            </w:r>
          </w:hyperlink>
        </w:p>
        <w:p w14:paraId="04C1CD77" w14:textId="083331D0" w:rsidR="00F34B3D" w:rsidRDefault="00000000">
          <w:pPr>
            <w:pStyle w:val="TOC3"/>
            <w:rPr>
              <w:noProof/>
              <w:szCs w:val="22"/>
            </w:rPr>
          </w:pPr>
          <w:hyperlink w:anchor="_Toc130561545" w:history="1">
            <w:r w:rsidR="00F34B3D" w:rsidRPr="00460B71">
              <w:rPr>
                <w:rStyle w:val="a9"/>
                <w:rFonts w:ascii="Times New Roman" w:eastAsia="宋体" w:hAnsi="Times New Roman" w:cs="Times New Roman"/>
                <w:b/>
                <w:noProof/>
              </w:rPr>
              <w:t xml:space="preserve">4.1.1 </w:t>
            </w:r>
            <w:r w:rsidR="00F34B3D" w:rsidRPr="00460B71">
              <w:rPr>
                <w:rStyle w:val="a9"/>
                <w:rFonts w:ascii="Times New Roman" w:eastAsia="宋体" w:hAnsi="Times New Roman" w:cs="Times New Roman"/>
                <w:b/>
                <w:noProof/>
              </w:rPr>
              <w:t>系统功能结构</w:t>
            </w:r>
            <w:r w:rsidR="00F34B3D">
              <w:rPr>
                <w:noProof/>
                <w:webHidden/>
              </w:rPr>
              <w:tab/>
            </w:r>
            <w:r w:rsidR="00F34B3D">
              <w:rPr>
                <w:noProof/>
                <w:webHidden/>
              </w:rPr>
              <w:fldChar w:fldCharType="begin"/>
            </w:r>
            <w:r w:rsidR="00F34B3D">
              <w:rPr>
                <w:noProof/>
                <w:webHidden/>
              </w:rPr>
              <w:instrText xml:space="preserve"> PAGEREF _Toc130561545 \h </w:instrText>
            </w:r>
            <w:r w:rsidR="00F34B3D">
              <w:rPr>
                <w:noProof/>
                <w:webHidden/>
              </w:rPr>
            </w:r>
            <w:r w:rsidR="00F34B3D">
              <w:rPr>
                <w:noProof/>
                <w:webHidden/>
              </w:rPr>
              <w:fldChar w:fldCharType="separate"/>
            </w:r>
            <w:r w:rsidR="00F34B3D">
              <w:rPr>
                <w:noProof/>
                <w:webHidden/>
              </w:rPr>
              <w:t>- 16 -</w:t>
            </w:r>
            <w:r w:rsidR="00F34B3D">
              <w:rPr>
                <w:noProof/>
                <w:webHidden/>
              </w:rPr>
              <w:fldChar w:fldCharType="end"/>
            </w:r>
          </w:hyperlink>
        </w:p>
        <w:p w14:paraId="19F41078" w14:textId="577F8643" w:rsidR="00F34B3D" w:rsidRDefault="00000000">
          <w:pPr>
            <w:pStyle w:val="TOC3"/>
            <w:rPr>
              <w:noProof/>
              <w:szCs w:val="22"/>
            </w:rPr>
          </w:pPr>
          <w:hyperlink w:anchor="_Toc130561546" w:history="1">
            <w:r w:rsidR="00F34B3D" w:rsidRPr="00460B71">
              <w:rPr>
                <w:rStyle w:val="a9"/>
                <w:rFonts w:ascii="Times New Roman" w:eastAsia="宋体" w:hAnsi="Times New Roman" w:cs="Times New Roman"/>
                <w:b/>
                <w:noProof/>
              </w:rPr>
              <w:t xml:space="preserve">4.1.2 </w:t>
            </w:r>
            <w:r w:rsidR="00F34B3D" w:rsidRPr="00460B71">
              <w:rPr>
                <w:rStyle w:val="a9"/>
                <w:rFonts w:ascii="Times New Roman" w:eastAsia="宋体" w:hAnsi="Times New Roman" w:cs="Times New Roman"/>
                <w:b/>
                <w:noProof/>
              </w:rPr>
              <w:t>系统层次图</w:t>
            </w:r>
            <w:r w:rsidR="00F34B3D">
              <w:rPr>
                <w:noProof/>
                <w:webHidden/>
              </w:rPr>
              <w:tab/>
            </w:r>
            <w:r w:rsidR="00F34B3D">
              <w:rPr>
                <w:noProof/>
                <w:webHidden/>
              </w:rPr>
              <w:fldChar w:fldCharType="begin"/>
            </w:r>
            <w:r w:rsidR="00F34B3D">
              <w:rPr>
                <w:noProof/>
                <w:webHidden/>
              </w:rPr>
              <w:instrText xml:space="preserve"> PAGEREF _Toc130561546 \h </w:instrText>
            </w:r>
            <w:r w:rsidR="00F34B3D">
              <w:rPr>
                <w:noProof/>
                <w:webHidden/>
              </w:rPr>
            </w:r>
            <w:r w:rsidR="00F34B3D">
              <w:rPr>
                <w:noProof/>
                <w:webHidden/>
              </w:rPr>
              <w:fldChar w:fldCharType="separate"/>
            </w:r>
            <w:r w:rsidR="00F34B3D">
              <w:rPr>
                <w:noProof/>
                <w:webHidden/>
              </w:rPr>
              <w:t>- 17 -</w:t>
            </w:r>
            <w:r w:rsidR="00F34B3D">
              <w:rPr>
                <w:noProof/>
                <w:webHidden/>
              </w:rPr>
              <w:fldChar w:fldCharType="end"/>
            </w:r>
          </w:hyperlink>
        </w:p>
        <w:p w14:paraId="432894F3" w14:textId="02AF15B3" w:rsidR="00F34B3D" w:rsidRDefault="00000000">
          <w:pPr>
            <w:pStyle w:val="TOC2"/>
            <w:rPr>
              <w:noProof/>
              <w:szCs w:val="22"/>
            </w:rPr>
          </w:pPr>
          <w:hyperlink w:anchor="_Toc130561547" w:history="1">
            <w:r w:rsidR="00F34B3D" w:rsidRPr="00460B71">
              <w:rPr>
                <w:rStyle w:val="a9"/>
                <w:rFonts w:ascii="Times New Roman" w:eastAsia="宋体" w:hAnsi="Times New Roman" w:cs="Times New Roman"/>
                <w:noProof/>
              </w:rPr>
              <w:t xml:space="preserve">4.2 </w:t>
            </w:r>
            <w:r w:rsidR="00F34B3D" w:rsidRPr="00460B71">
              <w:rPr>
                <w:rStyle w:val="a9"/>
                <w:rFonts w:ascii="Times New Roman" w:eastAsia="宋体" w:hAnsi="Times New Roman" w:cs="Times New Roman"/>
                <w:noProof/>
              </w:rPr>
              <w:t>详细设计</w:t>
            </w:r>
            <w:r w:rsidR="00F34B3D">
              <w:rPr>
                <w:noProof/>
                <w:webHidden/>
              </w:rPr>
              <w:tab/>
            </w:r>
            <w:r w:rsidR="00F34B3D">
              <w:rPr>
                <w:noProof/>
                <w:webHidden/>
              </w:rPr>
              <w:fldChar w:fldCharType="begin"/>
            </w:r>
            <w:r w:rsidR="00F34B3D">
              <w:rPr>
                <w:noProof/>
                <w:webHidden/>
              </w:rPr>
              <w:instrText xml:space="preserve"> PAGEREF _Toc130561547 \h </w:instrText>
            </w:r>
            <w:r w:rsidR="00F34B3D">
              <w:rPr>
                <w:noProof/>
                <w:webHidden/>
              </w:rPr>
            </w:r>
            <w:r w:rsidR="00F34B3D">
              <w:rPr>
                <w:noProof/>
                <w:webHidden/>
              </w:rPr>
              <w:fldChar w:fldCharType="separate"/>
            </w:r>
            <w:r w:rsidR="00F34B3D">
              <w:rPr>
                <w:noProof/>
                <w:webHidden/>
              </w:rPr>
              <w:t>- 17 -</w:t>
            </w:r>
            <w:r w:rsidR="00F34B3D">
              <w:rPr>
                <w:noProof/>
                <w:webHidden/>
              </w:rPr>
              <w:fldChar w:fldCharType="end"/>
            </w:r>
          </w:hyperlink>
        </w:p>
        <w:p w14:paraId="06E70174" w14:textId="4AE6A78B" w:rsidR="00F34B3D" w:rsidRDefault="00000000">
          <w:pPr>
            <w:pStyle w:val="TOC3"/>
            <w:rPr>
              <w:noProof/>
              <w:szCs w:val="22"/>
            </w:rPr>
          </w:pPr>
          <w:hyperlink w:anchor="_Toc130561548" w:history="1">
            <w:r w:rsidR="00F34B3D" w:rsidRPr="00460B71">
              <w:rPr>
                <w:rStyle w:val="a9"/>
                <w:rFonts w:ascii="Times New Roman" w:eastAsia="宋体" w:hAnsi="Times New Roman" w:cs="Times New Roman"/>
                <w:b/>
                <w:noProof/>
              </w:rPr>
              <w:t xml:space="preserve">4.2.1 </w:t>
            </w:r>
            <w:r w:rsidR="00F34B3D" w:rsidRPr="00460B71">
              <w:rPr>
                <w:rStyle w:val="a9"/>
                <w:rFonts w:ascii="Times New Roman" w:eastAsia="宋体" w:hAnsi="Times New Roman" w:cs="Times New Roman"/>
                <w:b/>
                <w:noProof/>
              </w:rPr>
              <w:t>代表性模块设计</w:t>
            </w:r>
            <w:r w:rsidR="00F34B3D">
              <w:rPr>
                <w:noProof/>
                <w:webHidden/>
              </w:rPr>
              <w:tab/>
            </w:r>
            <w:r w:rsidR="00F34B3D">
              <w:rPr>
                <w:noProof/>
                <w:webHidden/>
              </w:rPr>
              <w:fldChar w:fldCharType="begin"/>
            </w:r>
            <w:r w:rsidR="00F34B3D">
              <w:rPr>
                <w:noProof/>
                <w:webHidden/>
              </w:rPr>
              <w:instrText xml:space="preserve"> PAGEREF _Toc130561548 \h </w:instrText>
            </w:r>
            <w:r w:rsidR="00F34B3D">
              <w:rPr>
                <w:noProof/>
                <w:webHidden/>
              </w:rPr>
            </w:r>
            <w:r w:rsidR="00F34B3D">
              <w:rPr>
                <w:noProof/>
                <w:webHidden/>
              </w:rPr>
              <w:fldChar w:fldCharType="separate"/>
            </w:r>
            <w:r w:rsidR="00F34B3D">
              <w:rPr>
                <w:noProof/>
                <w:webHidden/>
              </w:rPr>
              <w:t>- 17 -</w:t>
            </w:r>
            <w:r w:rsidR="00F34B3D">
              <w:rPr>
                <w:noProof/>
                <w:webHidden/>
              </w:rPr>
              <w:fldChar w:fldCharType="end"/>
            </w:r>
          </w:hyperlink>
        </w:p>
        <w:p w14:paraId="672F6414" w14:textId="0501298C" w:rsidR="00F34B3D" w:rsidRDefault="00000000">
          <w:pPr>
            <w:pStyle w:val="TOC3"/>
            <w:rPr>
              <w:noProof/>
              <w:szCs w:val="22"/>
            </w:rPr>
          </w:pPr>
          <w:hyperlink w:anchor="_Toc130561549" w:history="1">
            <w:r w:rsidR="00F34B3D" w:rsidRPr="00460B71">
              <w:rPr>
                <w:rStyle w:val="a9"/>
                <w:rFonts w:ascii="Times New Roman" w:eastAsia="宋体" w:hAnsi="Times New Roman" w:cs="Times New Roman"/>
                <w:b/>
                <w:noProof/>
              </w:rPr>
              <w:t xml:space="preserve">4.2.2 </w:t>
            </w:r>
            <w:r w:rsidR="00F34B3D" w:rsidRPr="00460B71">
              <w:rPr>
                <w:rStyle w:val="a9"/>
                <w:rFonts w:ascii="Times New Roman" w:eastAsia="宋体" w:hAnsi="Times New Roman" w:cs="Times New Roman"/>
                <w:b/>
                <w:noProof/>
              </w:rPr>
              <w:t>系统数据库设计</w:t>
            </w:r>
            <w:r w:rsidR="00F34B3D">
              <w:rPr>
                <w:noProof/>
                <w:webHidden/>
              </w:rPr>
              <w:tab/>
            </w:r>
            <w:r w:rsidR="00F34B3D">
              <w:rPr>
                <w:noProof/>
                <w:webHidden/>
              </w:rPr>
              <w:fldChar w:fldCharType="begin"/>
            </w:r>
            <w:r w:rsidR="00F34B3D">
              <w:rPr>
                <w:noProof/>
                <w:webHidden/>
              </w:rPr>
              <w:instrText xml:space="preserve"> PAGEREF _Toc130561549 \h </w:instrText>
            </w:r>
            <w:r w:rsidR="00F34B3D">
              <w:rPr>
                <w:noProof/>
                <w:webHidden/>
              </w:rPr>
            </w:r>
            <w:r w:rsidR="00F34B3D">
              <w:rPr>
                <w:noProof/>
                <w:webHidden/>
              </w:rPr>
              <w:fldChar w:fldCharType="separate"/>
            </w:r>
            <w:r w:rsidR="00F34B3D">
              <w:rPr>
                <w:noProof/>
                <w:webHidden/>
              </w:rPr>
              <w:t>- 18 -</w:t>
            </w:r>
            <w:r w:rsidR="00F34B3D">
              <w:rPr>
                <w:noProof/>
                <w:webHidden/>
              </w:rPr>
              <w:fldChar w:fldCharType="end"/>
            </w:r>
          </w:hyperlink>
        </w:p>
        <w:p w14:paraId="201F4229" w14:textId="0927B70F" w:rsidR="00F34B3D" w:rsidRDefault="00000000">
          <w:pPr>
            <w:pStyle w:val="TOC1"/>
            <w:rPr>
              <w:rFonts w:asciiTheme="minorHAnsi" w:eastAsiaTheme="minorEastAsia" w:hAnsiTheme="minorHAnsi"/>
              <w:b w:val="0"/>
              <w:sz w:val="21"/>
              <w:szCs w:val="22"/>
            </w:rPr>
          </w:pPr>
          <w:hyperlink w:anchor="_Toc130561550" w:history="1">
            <w:r w:rsidR="00F34B3D" w:rsidRPr="00460B71">
              <w:rPr>
                <w:rStyle w:val="a9"/>
              </w:rPr>
              <w:t>5 编码与测试</w:t>
            </w:r>
            <w:r w:rsidR="00F34B3D">
              <w:rPr>
                <w:webHidden/>
              </w:rPr>
              <w:tab/>
            </w:r>
            <w:r w:rsidR="00F34B3D">
              <w:rPr>
                <w:webHidden/>
              </w:rPr>
              <w:fldChar w:fldCharType="begin"/>
            </w:r>
            <w:r w:rsidR="00F34B3D">
              <w:rPr>
                <w:webHidden/>
              </w:rPr>
              <w:instrText xml:space="preserve"> PAGEREF _Toc130561550 \h </w:instrText>
            </w:r>
            <w:r w:rsidR="00F34B3D">
              <w:rPr>
                <w:webHidden/>
              </w:rPr>
            </w:r>
            <w:r w:rsidR="00F34B3D">
              <w:rPr>
                <w:webHidden/>
              </w:rPr>
              <w:fldChar w:fldCharType="separate"/>
            </w:r>
            <w:r w:rsidR="00F34B3D">
              <w:rPr>
                <w:webHidden/>
              </w:rPr>
              <w:t>- 19 -</w:t>
            </w:r>
            <w:r w:rsidR="00F34B3D">
              <w:rPr>
                <w:webHidden/>
              </w:rPr>
              <w:fldChar w:fldCharType="end"/>
            </w:r>
          </w:hyperlink>
        </w:p>
        <w:p w14:paraId="6A39F223" w14:textId="2E9DAC32" w:rsidR="00F34B3D" w:rsidRDefault="00000000">
          <w:pPr>
            <w:pStyle w:val="TOC2"/>
            <w:rPr>
              <w:noProof/>
              <w:szCs w:val="22"/>
            </w:rPr>
          </w:pPr>
          <w:hyperlink w:anchor="_Toc130561551" w:history="1">
            <w:r w:rsidR="00F34B3D" w:rsidRPr="00460B71">
              <w:rPr>
                <w:rStyle w:val="a9"/>
                <w:rFonts w:ascii="Times New Roman" w:eastAsia="宋体" w:hAnsi="Times New Roman" w:cs="Times New Roman"/>
                <w:noProof/>
              </w:rPr>
              <w:t xml:space="preserve">5.1 </w:t>
            </w:r>
            <w:r w:rsidR="00F34B3D" w:rsidRPr="00460B71">
              <w:rPr>
                <w:rStyle w:val="a9"/>
                <w:rFonts w:ascii="Times New Roman" w:eastAsia="宋体" w:hAnsi="Times New Roman" w:cs="Times New Roman"/>
                <w:noProof/>
              </w:rPr>
              <w:t>编码</w:t>
            </w:r>
            <w:r w:rsidR="00F34B3D">
              <w:rPr>
                <w:noProof/>
                <w:webHidden/>
              </w:rPr>
              <w:tab/>
            </w:r>
            <w:r w:rsidR="00F34B3D">
              <w:rPr>
                <w:noProof/>
                <w:webHidden/>
              </w:rPr>
              <w:fldChar w:fldCharType="begin"/>
            </w:r>
            <w:r w:rsidR="00F34B3D">
              <w:rPr>
                <w:noProof/>
                <w:webHidden/>
              </w:rPr>
              <w:instrText xml:space="preserve"> PAGEREF _Toc130561551 \h </w:instrText>
            </w:r>
            <w:r w:rsidR="00F34B3D">
              <w:rPr>
                <w:noProof/>
                <w:webHidden/>
              </w:rPr>
            </w:r>
            <w:r w:rsidR="00F34B3D">
              <w:rPr>
                <w:noProof/>
                <w:webHidden/>
              </w:rPr>
              <w:fldChar w:fldCharType="separate"/>
            </w:r>
            <w:r w:rsidR="00F34B3D">
              <w:rPr>
                <w:noProof/>
                <w:webHidden/>
              </w:rPr>
              <w:t>- 19 -</w:t>
            </w:r>
            <w:r w:rsidR="00F34B3D">
              <w:rPr>
                <w:noProof/>
                <w:webHidden/>
              </w:rPr>
              <w:fldChar w:fldCharType="end"/>
            </w:r>
          </w:hyperlink>
        </w:p>
        <w:p w14:paraId="4C0B2159" w14:textId="192D0DF0" w:rsidR="00F34B3D" w:rsidRDefault="00000000">
          <w:pPr>
            <w:pStyle w:val="TOC3"/>
            <w:rPr>
              <w:noProof/>
              <w:szCs w:val="22"/>
            </w:rPr>
          </w:pPr>
          <w:hyperlink w:anchor="_Toc130561552" w:history="1">
            <w:r w:rsidR="00F34B3D" w:rsidRPr="00460B71">
              <w:rPr>
                <w:rStyle w:val="a9"/>
                <w:rFonts w:ascii="Times New Roman" w:eastAsia="宋体" w:hAnsi="Times New Roman" w:cs="Times New Roman"/>
                <w:b/>
                <w:noProof/>
              </w:rPr>
              <w:t xml:space="preserve">5.1.1 </w:t>
            </w:r>
            <w:r w:rsidR="00F34B3D" w:rsidRPr="00460B71">
              <w:rPr>
                <w:rStyle w:val="a9"/>
                <w:rFonts w:ascii="Times New Roman" w:eastAsia="宋体" w:hAnsi="Times New Roman" w:cs="Times New Roman"/>
                <w:b/>
                <w:noProof/>
              </w:rPr>
              <w:t>编码规则简介</w:t>
            </w:r>
            <w:r w:rsidR="00F34B3D">
              <w:rPr>
                <w:noProof/>
                <w:webHidden/>
              </w:rPr>
              <w:tab/>
            </w:r>
            <w:r w:rsidR="00F34B3D">
              <w:rPr>
                <w:noProof/>
                <w:webHidden/>
              </w:rPr>
              <w:fldChar w:fldCharType="begin"/>
            </w:r>
            <w:r w:rsidR="00F34B3D">
              <w:rPr>
                <w:noProof/>
                <w:webHidden/>
              </w:rPr>
              <w:instrText xml:space="preserve"> PAGEREF _Toc130561552 \h </w:instrText>
            </w:r>
            <w:r w:rsidR="00F34B3D">
              <w:rPr>
                <w:noProof/>
                <w:webHidden/>
              </w:rPr>
            </w:r>
            <w:r w:rsidR="00F34B3D">
              <w:rPr>
                <w:noProof/>
                <w:webHidden/>
              </w:rPr>
              <w:fldChar w:fldCharType="separate"/>
            </w:r>
            <w:r w:rsidR="00F34B3D">
              <w:rPr>
                <w:noProof/>
                <w:webHidden/>
              </w:rPr>
              <w:t>- 19 -</w:t>
            </w:r>
            <w:r w:rsidR="00F34B3D">
              <w:rPr>
                <w:noProof/>
                <w:webHidden/>
              </w:rPr>
              <w:fldChar w:fldCharType="end"/>
            </w:r>
          </w:hyperlink>
        </w:p>
        <w:p w14:paraId="620B3E1A" w14:textId="4070ADAA" w:rsidR="00F34B3D" w:rsidRDefault="00000000">
          <w:pPr>
            <w:pStyle w:val="TOC3"/>
            <w:rPr>
              <w:noProof/>
              <w:szCs w:val="22"/>
            </w:rPr>
          </w:pPr>
          <w:hyperlink w:anchor="_Toc130561553" w:history="1">
            <w:r w:rsidR="00F34B3D" w:rsidRPr="00460B71">
              <w:rPr>
                <w:rStyle w:val="a9"/>
                <w:rFonts w:ascii="Times New Roman" w:eastAsia="宋体" w:hAnsi="Times New Roman" w:cs="Times New Roman"/>
                <w:b/>
                <w:noProof/>
              </w:rPr>
              <w:t>5.1.2</w:t>
            </w:r>
            <w:r w:rsidR="00F34B3D" w:rsidRPr="00460B71">
              <w:rPr>
                <w:rStyle w:val="a9"/>
                <w:rFonts w:ascii="Times New Roman" w:eastAsia="宋体" w:hAnsi="Times New Roman" w:cs="Times New Roman"/>
                <w:b/>
                <w:noProof/>
              </w:rPr>
              <w:t>代表性模块示例</w:t>
            </w:r>
            <w:r w:rsidR="00F34B3D">
              <w:rPr>
                <w:noProof/>
                <w:webHidden/>
              </w:rPr>
              <w:tab/>
            </w:r>
            <w:r w:rsidR="00F34B3D">
              <w:rPr>
                <w:noProof/>
                <w:webHidden/>
              </w:rPr>
              <w:fldChar w:fldCharType="begin"/>
            </w:r>
            <w:r w:rsidR="00F34B3D">
              <w:rPr>
                <w:noProof/>
                <w:webHidden/>
              </w:rPr>
              <w:instrText xml:space="preserve"> PAGEREF _Toc130561553 \h </w:instrText>
            </w:r>
            <w:r w:rsidR="00F34B3D">
              <w:rPr>
                <w:noProof/>
                <w:webHidden/>
              </w:rPr>
            </w:r>
            <w:r w:rsidR="00F34B3D">
              <w:rPr>
                <w:noProof/>
                <w:webHidden/>
              </w:rPr>
              <w:fldChar w:fldCharType="separate"/>
            </w:r>
            <w:r w:rsidR="00F34B3D">
              <w:rPr>
                <w:noProof/>
                <w:webHidden/>
              </w:rPr>
              <w:t>- 19 -</w:t>
            </w:r>
            <w:r w:rsidR="00F34B3D">
              <w:rPr>
                <w:noProof/>
                <w:webHidden/>
              </w:rPr>
              <w:fldChar w:fldCharType="end"/>
            </w:r>
          </w:hyperlink>
        </w:p>
        <w:p w14:paraId="645A656D" w14:textId="473059D7" w:rsidR="00F34B3D" w:rsidRDefault="00000000">
          <w:pPr>
            <w:pStyle w:val="TOC2"/>
            <w:rPr>
              <w:noProof/>
              <w:szCs w:val="22"/>
            </w:rPr>
          </w:pPr>
          <w:hyperlink w:anchor="_Toc130561554" w:history="1">
            <w:r w:rsidR="00F34B3D" w:rsidRPr="00460B71">
              <w:rPr>
                <w:rStyle w:val="a9"/>
                <w:rFonts w:ascii="Times New Roman" w:eastAsia="宋体" w:hAnsi="Times New Roman" w:cs="Times New Roman"/>
                <w:noProof/>
              </w:rPr>
              <w:t>5.2</w:t>
            </w:r>
            <w:r w:rsidR="00F34B3D" w:rsidRPr="00460B71">
              <w:rPr>
                <w:rStyle w:val="a9"/>
                <w:rFonts w:ascii="Times New Roman" w:eastAsia="宋体" w:hAnsi="Times New Roman" w:cs="Times New Roman"/>
                <w:noProof/>
              </w:rPr>
              <w:t>测试</w:t>
            </w:r>
            <w:r w:rsidR="00F34B3D">
              <w:rPr>
                <w:noProof/>
                <w:webHidden/>
              </w:rPr>
              <w:tab/>
            </w:r>
            <w:r w:rsidR="00F34B3D">
              <w:rPr>
                <w:noProof/>
                <w:webHidden/>
              </w:rPr>
              <w:fldChar w:fldCharType="begin"/>
            </w:r>
            <w:r w:rsidR="00F34B3D">
              <w:rPr>
                <w:noProof/>
                <w:webHidden/>
              </w:rPr>
              <w:instrText xml:space="preserve"> PAGEREF _Toc130561554 \h </w:instrText>
            </w:r>
            <w:r w:rsidR="00F34B3D">
              <w:rPr>
                <w:noProof/>
                <w:webHidden/>
              </w:rPr>
            </w:r>
            <w:r w:rsidR="00F34B3D">
              <w:rPr>
                <w:noProof/>
                <w:webHidden/>
              </w:rPr>
              <w:fldChar w:fldCharType="separate"/>
            </w:r>
            <w:r w:rsidR="00F34B3D">
              <w:rPr>
                <w:noProof/>
                <w:webHidden/>
              </w:rPr>
              <w:t>- 19 -</w:t>
            </w:r>
            <w:r w:rsidR="00F34B3D">
              <w:rPr>
                <w:noProof/>
                <w:webHidden/>
              </w:rPr>
              <w:fldChar w:fldCharType="end"/>
            </w:r>
          </w:hyperlink>
        </w:p>
        <w:p w14:paraId="7AF1FBB5" w14:textId="636D6D42" w:rsidR="00F34B3D" w:rsidRDefault="00000000">
          <w:pPr>
            <w:pStyle w:val="TOC3"/>
            <w:rPr>
              <w:noProof/>
              <w:szCs w:val="22"/>
            </w:rPr>
          </w:pPr>
          <w:hyperlink w:anchor="_Toc130561555" w:history="1">
            <w:r w:rsidR="00F34B3D" w:rsidRPr="00460B71">
              <w:rPr>
                <w:rStyle w:val="a9"/>
                <w:rFonts w:ascii="Times New Roman" w:eastAsia="宋体" w:hAnsi="Times New Roman" w:cs="Times New Roman"/>
                <w:b/>
                <w:noProof/>
              </w:rPr>
              <w:t xml:space="preserve">5.2.1 </w:t>
            </w:r>
            <w:r w:rsidR="00F34B3D" w:rsidRPr="00460B71">
              <w:rPr>
                <w:rStyle w:val="a9"/>
                <w:rFonts w:ascii="Times New Roman" w:eastAsia="宋体" w:hAnsi="Times New Roman" w:cs="Times New Roman"/>
                <w:b/>
                <w:noProof/>
              </w:rPr>
              <w:t>白盒测试</w:t>
            </w:r>
            <w:r w:rsidR="00F34B3D">
              <w:rPr>
                <w:noProof/>
                <w:webHidden/>
              </w:rPr>
              <w:tab/>
            </w:r>
            <w:r w:rsidR="00F34B3D">
              <w:rPr>
                <w:noProof/>
                <w:webHidden/>
              </w:rPr>
              <w:fldChar w:fldCharType="begin"/>
            </w:r>
            <w:r w:rsidR="00F34B3D">
              <w:rPr>
                <w:noProof/>
                <w:webHidden/>
              </w:rPr>
              <w:instrText xml:space="preserve"> PAGEREF _Toc130561555 \h </w:instrText>
            </w:r>
            <w:r w:rsidR="00F34B3D">
              <w:rPr>
                <w:noProof/>
                <w:webHidden/>
              </w:rPr>
            </w:r>
            <w:r w:rsidR="00F34B3D">
              <w:rPr>
                <w:noProof/>
                <w:webHidden/>
              </w:rPr>
              <w:fldChar w:fldCharType="separate"/>
            </w:r>
            <w:r w:rsidR="00F34B3D">
              <w:rPr>
                <w:noProof/>
                <w:webHidden/>
              </w:rPr>
              <w:t>- 19 -</w:t>
            </w:r>
            <w:r w:rsidR="00F34B3D">
              <w:rPr>
                <w:noProof/>
                <w:webHidden/>
              </w:rPr>
              <w:fldChar w:fldCharType="end"/>
            </w:r>
          </w:hyperlink>
        </w:p>
        <w:p w14:paraId="30524B49" w14:textId="32A0F041" w:rsidR="00F34B3D" w:rsidRDefault="00000000">
          <w:pPr>
            <w:pStyle w:val="TOC3"/>
            <w:rPr>
              <w:noProof/>
              <w:szCs w:val="22"/>
            </w:rPr>
          </w:pPr>
          <w:hyperlink w:anchor="_Toc130561556" w:history="1">
            <w:r w:rsidR="00F34B3D" w:rsidRPr="00460B71">
              <w:rPr>
                <w:rStyle w:val="a9"/>
                <w:rFonts w:ascii="Times New Roman" w:eastAsia="宋体" w:hAnsi="Times New Roman" w:cs="Times New Roman"/>
                <w:b/>
                <w:noProof/>
              </w:rPr>
              <w:t xml:space="preserve">5.2.2 </w:t>
            </w:r>
            <w:r w:rsidR="00F34B3D" w:rsidRPr="00460B71">
              <w:rPr>
                <w:rStyle w:val="a9"/>
                <w:rFonts w:ascii="Times New Roman" w:eastAsia="宋体" w:hAnsi="Times New Roman" w:cs="Times New Roman"/>
                <w:b/>
                <w:noProof/>
              </w:rPr>
              <w:t>黑盒测试</w:t>
            </w:r>
            <w:r w:rsidR="00F34B3D">
              <w:rPr>
                <w:noProof/>
                <w:webHidden/>
              </w:rPr>
              <w:tab/>
            </w:r>
            <w:r w:rsidR="00F34B3D">
              <w:rPr>
                <w:noProof/>
                <w:webHidden/>
              </w:rPr>
              <w:fldChar w:fldCharType="begin"/>
            </w:r>
            <w:r w:rsidR="00F34B3D">
              <w:rPr>
                <w:noProof/>
                <w:webHidden/>
              </w:rPr>
              <w:instrText xml:space="preserve"> PAGEREF _Toc130561556 \h </w:instrText>
            </w:r>
            <w:r w:rsidR="00F34B3D">
              <w:rPr>
                <w:noProof/>
                <w:webHidden/>
              </w:rPr>
            </w:r>
            <w:r w:rsidR="00F34B3D">
              <w:rPr>
                <w:noProof/>
                <w:webHidden/>
              </w:rPr>
              <w:fldChar w:fldCharType="separate"/>
            </w:r>
            <w:r w:rsidR="00F34B3D">
              <w:rPr>
                <w:noProof/>
                <w:webHidden/>
              </w:rPr>
              <w:t>- 19 -</w:t>
            </w:r>
            <w:r w:rsidR="00F34B3D">
              <w:rPr>
                <w:noProof/>
                <w:webHidden/>
              </w:rPr>
              <w:fldChar w:fldCharType="end"/>
            </w:r>
          </w:hyperlink>
        </w:p>
        <w:p w14:paraId="601F0529" w14:textId="7B4E36EB" w:rsidR="00F34B3D" w:rsidRDefault="00000000">
          <w:pPr>
            <w:pStyle w:val="TOC1"/>
            <w:rPr>
              <w:rFonts w:asciiTheme="minorHAnsi" w:eastAsiaTheme="minorEastAsia" w:hAnsiTheme="minorHAnsi"/>
              <w:b w:val="0"/>
              <w:sz w:val="21"/>
              <w:szCs w:val="22"/>
            </w:rPr>
          </w:pPr>
          <w:hyperlink w:anchor="_Toc130561557" w:history="1">
            <w:r w:rsidR="00F34B3D" w:rsidRPr="00460B71">
              <w:rPr>
                <w:rStyle w:val="a9"/>
              </w:rPr>
              <w:t>6 系统使用说明</w:t>
            </w:r>
            <w:r w:rsidR="00F34B3D">
              <w:rPr>
                <w:webHidden/>
              </w:rPr>
              <w:tab/>
            </w:r>
            <w:r w:rsidR="00F34B3D">
              <w:rPr>
                <w:webHidden/>
              </w:rPr>
              <w:fldChar w:fldCharType="begin"/>
            </w:r>
            <w:r w:rsidR="00F34B3D">
              <w:rPr>
                <w:webHidden/>
              </w:rPr>
              <w:instrText xml:space="preserve"> PAGEREF _Toc130561557 \h </w:instrText>
            </w:r>
            <w:r w:rsidR="00F34B3D">
              <w:rPr>
                <w:webHidden/>
              </w:rPr>
            </w:r>
            <w:r w:rsidR="00F34B3D">
              <w:rPr>
                <w:webHidden/>
              </w:rPr>
              <w:fldChar w:fldCharType="separate"/>
            </w:r>
            <w:r w:rsidR="00F34B3D">
              <w:rPr>
                <w:webHidden/>
              </w:rPr>
              <w:t>- 20 -</w:t>
            </w:r>
            <w:r w:rsidR="00F34B3D">
              <w:rPr>
                <w:webHidden/>
              </w:rPr>
              <w:fldChar w:fldCharType="end"/>
            </w:r>
          </w:hyperlink>
        </w:p>
        <w:p w14:paraId="2115E757" w14:textId="29BA346C" w:rsidR="00F34B3D" w:rsidRDefault="00000000">
          <w:pPr>
            <w:pStyle w:val="TOC2"/>
            <w:rPr>
              <w:noProof/>
              <w:szCs w:val="22"/>
            </w:rPr>
          </w:pPr>
          <w:hyperlink w:anchor="_Toc130561558" w:history="1">
            <w:r w:rsidR="00F34B3D" w:rsidRPr="00460B71">
              <w:rPr>
                <w:rStyle w:val="a9"/>
                <w:rFonts w:ascii="Times New Roman" w:eastAsia="宋体" w:hAnsi="Times New Roman" w:cs="Times New Roman"/>
                <w:noProof/>
              </w:rPr>
              <w:t xml:space="preserve">6.1 </w:t>
            </w:r>
            <w:r w:rsidR="00F34B3D" w:rsidRPr="00460B71">
              <w:rPr>
                <w:rStyle w:val="a9"/>
                <w:rFonts w:ascii="Times New Roman" w:eastAsia="宋体" w:hAnsi="Times New Roman" w:cs="Times New Roman"/>
                <w:noProof/>
              </w:rPr>
              <w:t>系统运行环境和配置</w:t>
            </w:r>
            <w:r w:rsidR="00F34B3D">
              <w:rPr>
                <w:noProof/>
                <w:webHidden/>
              </w:rPr>
              <w:tab/>
            </w:r>
            <w:r w:rsidR="00F34B3D">
              <w:rPr>
                <w:noProof/>
                <w:webHidden/>
              </w:rPr>
              <w:fldChar w:fldCharType="begin"/>
            </w:r>
            <w:r w:rsidR="00F34B3D">
              <w:rPr>
                <w:noProof/>
                <w:webHidden/>
              </w:rPr>
              <w:instrText xml:space="preserve"> PAGEREF _Toc130561558 \h </w:instrText>
            </w:r>
            <w:r w:rsidR="00F34B3D">
              <w:rPr>
                <w:noProof/>
                <w:webHidden/>
              </w:rPr>
            </w:r>
            <w:r w:rsidR="00F34B3D">
              <w:rPr>
                <w:noProof/>
                <w:webHidden/>
              </w:rPr>
              <w:fldChar w:fldCharType="separate"/>
            </w:r>
            <w:r w:rsidR="00F34B3D">
              <w:rPr>
                <w:noProof/>
                <w:webHidden/>
              </w:rPr>
              <w:t>- 20 -</w:t>
            </w:r>
            <w:r w:rsidR="00F34B3D">
              <w:rPr>
                <w:noProof/>
                <w:webHidden/>
              </w:rPr>
              <w:fldChar w:fldCharType="end"/>
            </w:r>
          </w:hyperlink>
        </w:p>
        <w:p w14:paraId="6058A83B" w14:textId="1C1A8251" w:rsidR="00F34B3D" w:rsidRDefault="00000000">
          <w:pPr>
            <w:pStyle w:val="TOC2"/>
            <w:rPr>
              <w:noProof/>
              <w:szCs w:val="22"/>
            </w:rPr>
          </w:pPr>
          <w:hyperlink w:anchor="_Toc130561559" w:history="1">
            <w:r w:rsidR="00F34B3D" w:rsidRPr="00460B71">
              <w:rPr>
                <w:rStyle w:val="a9"/>
                <w:rFonts w:ascii="Times New Roman" w:eastAsia="宋体" w:hAnsi="Times New Roman" w:cs="Times New Roman"/>
                <w:noProof/>
              </w:rPr>
              <w:t xml:space="preserve">6.2 </w:t>
            </w:r>
            <w:r w:rsidR="00F34B3D" w:rsidRPr="00460B71">
              <w:rPr>
                <w:rStyle w:val="a9"/>
                <w:rFonts w:ascii="Times New Roman" w:eastAsia="宋体" w:hAnsi="Times New Roman" w:cs="Times New Roman"/>
                <w:noProof/>
              </w:rPr>
              <w:t>系统操作说明（按照结构图或层次图的框架依次介绍）</w:t>
            </w:r>
            <w:r w:rsidR="00F34B3D">
              <w:rPr>
                <w:noProof/>
                <w:webHidden/>
              </w:rPr>
              <w:tab/>
            </w:r>
            <w:r w:rsidR="00F34B3D">
              <w:rPr>
                <w:noProof/>
                <w:webHidden/>
              </w:rPr>
              <w:fldChar w:fldCharType="begin"/>
            </w:r>
            <w:r w:rsidR="00F34B3D">
              <w:rPr>
                <w:noProof/>
                <w:webHidden/>
              </w:rPr>
              <w:instrText xml:space="preserve"> PAGEREF _Toc130561559 \h </w:instrText>
            </w:r>
            <w:r w:rsidR="00F34B3D">
              <w:rPr>
                <w:noProof/>
                <w:webHidden/>
              </w:rPr>
            </w:r>
            <w:r w:rsidR="00F34B3D">
              <w:rPr>
                <w:noProof/>
                <w:webHidden/>
              </w:rPr>
              <w:fldChar w:fldCharType="separate"/>
            </w:r>
            <w:r w:rsidR="00F34B3D">
              <w:rPr>
                <w:noProof/>
                <w:webHidden/>
              </w:rPr>
              <w:t>- 20 -</w:t>
            </w:r>
            <w:r w:rsidR="00F34B3D">
              <w:rPr>
                <w:noProof/>
                <w:webHidden/>
              </w:rPr>
              <w:fldChar w:fldCharType="end"/>
            </w:r>
          </w:hyperlink>
        </w:p>
        <w:p w14:paraId="443ABF0B" w14:textId="66F68CDE" w:rsidR="00F34B3D" w:rsidRDefault="00000000">
          <w:pPr>
            <w:pStyle w:val="TOC3"/>
            <w:rPr>
              <w:noProof/>
              <w:szCs w:val="22"/>
            </w:rPr>
          </w:pPr>
          <w:hyperlink w:anchor="_Toc130561560" w:history="1">
            <w:r w:rsidR="00F34B3D" w:rsidRPr="00460B71">
              <w:rPr>
                <w:rStyle w:val="a9"/>
                <w:rFonts w:ascii="Times New Roman" w:eastAsia="宋体" w:hAnsi="Times New Roman" w:cs="Times New Roman"/>
                <w:b/>
                <w:noProof/>
              </w:rPr>
              <w:t>6.2.1 XX1</w:t>
            </w:r>
            <w:r w:rsidR="00F34B3D" w:rsidRPr="00460B71">
              <w:rPr>
                <w:rStyle w:val="a9"/>
                <w:rFonts w:ascii="Times New Roman" w:eastAsia="宋体" w:hAnsi="Times New Roman" w:cs="Times New Roman"/>
                <w:b/>
                <w:noProof/>
              </w:rPr>
              <w:t>模块说明</w:t>
            </w:r>
            <w:r w:rsidR="00F34B3D">
              <w:rPr>
                <w:noProof/>
                <w:webHidden/>
              </w:rPr>
              <w:tab/>
            </w:r>
            <w:r w:rsidR="00F34B3D">
              <w:rPr>
                <w:noProof/>
                <w:webHidden/>
              </w:rPr>
              <w:fldChar w:fldCharType="begin"/>
            </w:r>
            <w:r w:rsidR="00F34B3D">
              <w:rPr>
                <w:noProof/>
                <w:webHidden/>
              </w:rPr>
              <w:instrText xml:space="preserve"> PAGEREF _Toc130561560 \h </w:instrText>
            </w:r>
            <w:r w:rsidR="00F34B3D">
              <w:rPr>
                <w:noProof/>
                <w:webHidden/>
              </w:rPr>
            </w:r>
            <w:r w:rsidR="00F34B3D">
              <w:rPr>
                <w:noProof/>
                <w:webHidden/>
              </w:rPr>
              <w:fldChar w:fldCharType="separate"/>
            </w:r>
            <w:r w:rsidR="00F34B3D">
              <w:rPr>
                <w:noProof/>
                <w:webHidden/>
              </w:rPr>
              <w:t>- 20 -</w:t>
            </w:r>
            <w:r w:rsidR="00F34B3D">
              <w:rPr>
                <w:noProof/>
                <w:webHidden/>
              </w:rPr>
              <w:fldChar w:fldCharType="end"/>
            </w:r>
          </w:hyperlink>
        </w:p>
        <w:p w14:paraId="1CBFDA25" w14:textId="7F9AFB04" w:rsidR="00F34B3D" w:rsidRDefault="00000000">
          <w:pPr>
            <w:pStyle w:val="TOC3"/>
            <w:rPr>
              <w:noProof/>
              <w:szCs w:val="22"/>
            </w:rPr>
          </w:pPr>
          <w:hyperlink w:anchor="_Toc130561561" w:history="1">
            <w:r w:rsidR="00F34B3D" w:rsidRPr="00460B71">
              <w:rPr>
                <w:rStyle w:val="a9"/>
                <w:rFonts w:ascii="Times New Roman" w:eastAsia="宋体" w:hAnsi="Times New Roman" w:cs="Times New Roman"/>
                <w:b/>
                <w:noProof/>
              </w:rPr>
              <w:t>6.2.2 XX2</w:t>
            </w:r>
            <w:r w:rsidR="00F34B3D" w:rsidRPr="00460B71">
              <w:rPr>
                <w:rStyle w:val="a9"/>
                <w:rFonts w:ascii="Times New Roman" w:eastAsia="宋体" w:hAnsi="Times New Roman" w:cs="Times New Roman"/>
                <w:b/>
                <w:noProof/>
              </w:rPr>
              <w:t>模块说明</w:t>
            </w:r>
            <w:r w:rsidR="00F34B3D">
              <w:rPr>
                <w:noProof/>
                <w:webHidden/>
              </w:rPr>
              <w:tab/>
            </w:r>
            <w:r w:rsidR="00F34B3D">
              <w:rPr>
                <w:noProof/>
                <w:webHidden/>
              </w:rPr>
              <w:fldChar w:fldCharType="begin"/>
            </w:r>
            <w:r w:rsidR="00F34B3D">
              <w:rPr>
                <w:noProof/>
                <w:webHidden/>
              </w:rPr>
              <w:instrText xml:space="preserve"> PAGEREF _Toc130561561 \h </w:instrText>
            </w:r>
            <w:r w:rsidR="00F34B3D">
              <w:rPr>
                <w:noProof/>
                <w:webHidden/>
              </w:rPr>
            </w:r>
            <w:r w:rsidR="00F34B3D">
              <w:rPr>
                <w:noProof/>
                <w:webHidden/>
              </w:rPr>
              <w:fldChar w:fldCharType="separate"/>
            </w:r>
            <w:r w:rsidR="00F34B3D">
              <w:rPr>
                <w:noProof/>
                <w:webHidden/>
              </w:rPr>
              <w:t>- 20 -</w:t>
            </w:r>
            <w:r w:rsidR="00F34B3D">
              <w:rPr>
                <w:noProof/>
                <w:webHidden/>
              </w:rPr>
              <w:fldChar w:fldCharType="end"/>
            </w:r>
          </w:hyperlink>
        </w:p>
        <w:p w14:paraId="07208C6B" w14:textId="10CC60D1" w:rsidR="00F34B3D" w:rsidRDefault="00000000">
          <w:pPr>
            <w:pStyle w:val="TOC3"/>
            <w:rPr>
              <w:noProof/>
              <w:szCs w:val="22"/>
            </w:rPr>
          </w:pPr>
          <w:hyperlink w:anchor="_Toc130561562" w:history="1">
            <w:r w:rsidR="00F34B3D" w:rsidRPr="00460B71">
              <w:rPr>
                <w:rStyle w:val="a9"/>
                <w:rFonts w:ascii="Times New Roman" w:eastAsia="宋体" w:hAnsi="Times New Roman" w:cs="Times New Roman"/>
                <w:b/>
                <w:noProof/>
              </w:rPr>
              <w:t>6.2.3 XX3</w:t>
            </w:r>
            <w:r w:rsidR="00F34B3D" w:rsidRPr="00460B71">
              <w:rPr>
                <w:rStyle w:val="a9"/>
                <w:rFonts w:ascii="Times New Roman" w:eastAsia="宋体" w:hAnsi="Times New Roman" w:cs="Times New Roman"/>
                <w:b/>
                <w:noProof/>
              </w:rPr>
              <w:t>模块说明</w:t>
            </w:r>
            <w:r w:rsidR="00F34B3D">
              <w:rPr>
                <w:noProof/>
                <w:webHidden/>
              </w:rPr>
              <w:tab/>
            </w:r>
            <w:r w:rsidR="00F34B3D">
              <w:rPr>
                <w:noProof/>
                <w:webHidden/>
              </w:rPr>
              <w:fldChar w:fldCharType="begin"/>
            </w:r>
            <w:r w:rsidR="00F34B3D">
              <w:rPr>
                <w:noProof/>
                <w:webHidden/>
              </w:rPr>
              <w:instrText xml:space="preserve"> PAGEREF _Toc130561562 \h </w:instrText>
            </w:r>
            <w:r w:rsidR="00F34B3D">
              <w:rPr>
                <w:noProof/>
                <w:webHidden/>
              </w:rPr>
            </w:r>
            <w:r w:rsidR="00F34B3D">
              <w:rPr>
                <w:noProof/>
                <w:webHidden/>
              </w:rPr>
              <w:fldChar w:fldCharType="separate"/>
            </w:r>
            <w:r w:rsidR="00F34B3D">
              <w:rPr>
                <w:noProof/>
                <w:webHidden/>
              </w:rPr>
              <w:t>- 20 -</w:t>
            </w:r>
            <w:r w:rsidR="00F34B3D">
              <w:rPr>
                <w:noProof/>
                <w:webHidden/>
              </w:rPr>
              <w:fldChar w:fldCharType="end"/>
            </w:r>
          </w:hyperlink>
        </w:p>
        <w:p w14:paraId="06B7A996" w14:textId="7442884C" w:rsidR="00F34B3D" w:rsidRDefault="00000000">
          <w:pPr>
            <w:pStyle w:val="TOC3"/>
            <w:rPr>
              <w:noProof/>
              <w:szCs w:val="22"/>
            </w:rPr>
          </w:pPr>
          <w:hyperlink w:anchor="_Toc130561563" w:history="1">
            <w:r w:rsidR="00F34B3D" w:rsidRPr="00460B71">
              <w:rPr>
                <w:rStyle w:val="a9"/>
                <w:rFonts w:ascii="Times New Roman" w:eastAsia="宋体" w:hAnsi="Times New Roman" w:cs="Times New Roman"/>
                <w:b/>
                <w:noProof/>
              </w:rPr>
              <w:t>6.2.4 XX4</w:t>
            </w:r>
            <w:r w:rsidR="00F34B3D" w:rsidRPr="00460B71">
              <w:rPr>
                <w:rStyle w:val="a9"/>
                <w:rFonts w:ascii="Times New Roman" w:eastAsia="宋体" w:hAnsi="Times New Roman" w:cs="Times New Roman"/>
                <w:b/>
                <w:noProof/>
              </w:rPr>
              <w:t>模块说明</w:t>
            </w:r>
            <w:r w:rsidR="00F34B3D">
              <w:rPr>
                <w:noProof/>
                <w:webHidden/>
              </w:rPr>
              <w:tab/>
            </w:r>
            <w:r w:rsidR="00F34B3D">
              <w:rPr>
                <w:noProof/>
                <w:webHidden/>
              </w:rPr>
              <w:fldChar w:fldCharType="begin"/>
            </w:r>
            <w:r w:rsidR="00F34B3D">
              <w:rPr>
                <w:noProof/>
                <w:webHidden/>
              </w:rPr>
              <w:instrText xml:space="preserve"> PAGEREF _Toc130561563 \h </w:instrText>
            </w:r>
            <w:r w:rsidR="00F34B3D">
              <w:rPr>
                <w:noProof/>
                <w:webHidden/>
              </w:rPr>
            </w:r>
            <w:r w:rsidR="00F34B3D">
              <w:rPr>
                <w:noProof/>
                <w:webHidden/>
              </w:rPr>
              <w:fldChar w:fldCharType="separate"/>
            </w:r>
            <w:r w:rsidR="00F34B3D">
              <w:rPr>
                <w:noProof/>
                <w:webHidden/>
              </w:rPr>
              <w:t>- 20 -</w:t>
            </w:r>
            <w:r w:rsidR="00F34B3D">
              <w:rPr>
                <w:noProof/>
                <w:webHidden/>
              </w:rPr>
              <w:fldChar w:fldCharType="end"/>
            </w:r>
          </w:hyperlink>
        </w:p>
        <w:p w14:paraId="4EF18242" w14:textId="3A5272C0" w:rsidR="00F34B3D" w:rsidRDefault="00000000">
          <w:pPr>
            <w:pStyle w:val="TOC1"/>
            <w:rPr>
              <w:rFonts w:asciiTheme="minorHAnsi" w:eastAsiaTheme="minorEastAsia" w:hAnsiTheme="minorHAnsi"/>
              <w:b w:val="0"/>
              <w:sz w:val="21"/>
              <w:szCs w:val="22"/>
            </w:rPr>
          </w:pPr>
          <w:hyperlink w:anchor="_Toc130561564" w:history="1">
            <w:r w:rsidR="00F34B3D" w:rsidRPr="00460B71">
              <w:rPr>
                <w:rStyle w:val="a9"/>
              </w:rPr>
              <w:t>7 总结</w:t>
            </w:r>
            <w:r w:rsidR="00F34B3D">
              <w:rPr>
                <w:webHidden/>
              </w:rPr>
              <w:tab/>
            </w:r>
            <w:r w:rsidR="00F34B3D">
              <w:rPr>
                <w:webHidden/>
              </w:rPr>
              <w:fldChar w:fldCharType="begin"/>
            </w:r>
            <w:r w:rsidR="00F34B3D">
              <w:rPr>
                <w:webHidden/>
              </w:rPr>
              <w:instrText xml:space="preserve"> PAGEREF _Toc130561564 \h </w:instrText>
            </w:r>
            <w:r w:rsidR="00F34B3D">
              <w:rPr>
                <w:webHidden/>
              </w:rPr>
            </w:r>
            <w:r w:rsidR="00F34B3D">
              <w:rPr>
                <w:webHidden/>
              </w:rPr>
              <w:fldChar w:fldCharType="separate"/>
            </w:r>
            <w:r w:rsidR="00F34B3D">
              <w:rPr>
                <w:webHidden/>
              </w:rPr>
              <w:t>- 21 -</w:t>
            </w:r>
            <w:r w:rsidR="00F34B3D">
              <w:rPr>
                <w:webHidden/>
              </w:rPr>
              <w:fldChar w:fldCharType="end"/>
            </w:r>
          </w:hyperlink>
        </w:p>
        <w:p w14:paraId="221F029B" w14:textId="7625EC9B" w:rsidR="00F34B3D" w:rsidRDefault="00000000">
          <w:pPr>
            <w:pStyle w:val="TOC1"/>
            <w:rPr>
              <w:rFonts w:asciiTheme="minorHAnsi" w:eastAsiaTheme="minorEastAsia" w:hAnsiTheme="minorHAnsi"/>
              <w:b w:val="0"/>
              <w:sz w:val="21"/>
              <w:szCs w:val="22"/>
            </w:rPr>
          </w:pPr>
          <w:hyperlink w:anchor="_Toc130561565" w:history="1">
            <w:r w:rsidR="00F34B3D" w:rsidRPr="00460B71">
              <w:rPr>
                <w:rStyle w:val="a9"/>
              </w:rPr>
              <w:t>参考文献</w:t>
            </w:r>
            <w:r w:rsidR="00F34B3D">
              <w:rPr>
                <w:webHidden/>
              </w:rPr>
              <w:tab/>
            </w:r>
            <w:r w:rsidR="00F34B3D">
              <w:rPr>
                <w:webHidden/>
              </w:rPr>
              <w:fldChar w:fldCharType="begin"/>
            </w:r>
            <w:r w:rsidR="00F34B3D">
              <w:rPr>
                <w:webHidden/>
              </w:rPr>
              <w:instrText xml:space="preserve"> PAGEREF _Toc130561565 \h </w:instrText>
            </w:r>
            <w:r w:rsidR="00F34B3D">
              <w:rPr>
                <w:webHidden/>
              </w:rPr>
            </w:r>
            <w:r w:rsidR="00F34B3D">
              <w:rPr>
                <w:webHidden/>
              </w:rPr>
              <w:fldChar w:fldCharType="separate"/>
            </w:r>
            <w:r w:rsidR="00F34B3D">
              <w:rPr>
                <w:webHidden/>
              </w:rPr>
              <w:t>- 22 -</w:t>
            </w:r>
            <w:r w:rsidR="00F34B3D">
              <w:rPr>
                <w:webHidden/>
              </w:rPr>
              <w:fldChar w:fldCharType="end"/>
            </w:r>
          </w:hyperlink>
        </w:p>
        <w:p w14:paraId="1AB3CBFA" w14:textId="2495DD9C" w:rsidR="00F34B3D" w:rsidRDefault="00000000">
          <w:pPr>
            <w:pStyle w:val="TOC1"/>
            <w:rPr>
              <w:rFonts w:asciiTheme="minorHAnsi" w:eastAsiaTheme="minorEastAsia" w:hAnsiTheme="minorHAnsi"/>
              <w:b w:val="0"/>
              <w:sz w:val="21"/>
              <w:szCs w:val="22"/>
            </w:rPr>
          </w:pPr>
          <w:hyperlink w:anchor="_Toc130561566" w:history="1">
            <w:r w:rsidR="00F34B3D" w:rsidRPr="00460B71">
              <w:rPr>
                <w:rStyle w:val="a9"/>
              </w:rPr>
              <w:t>致谢</w:t>
            </w:r>
            <w:r w:rsidR="00F34B3D">
              <w:rPr>
                <w:webHidden/>
              </w:rPr>
              <w:tab/>
            </w:r>
            <w:r w:rsidR="00F34B3D">
              <w:rPr>
                <w:webHidden/>
              </w:rPr>
              <w:fldChar w:fldCharType="begin"/>
            </w:r>
            <w:r w:rsidR="00F34B3D">
              <w:rPr>
                <w:webHidden/>
              </w:rPr>
              <w:instrText xml:space="preserve"> PAGEREF _Toc130561566 \h </w:instrText>
            </w:r>
            <w:r w:rsidR="00F34B3D">
              <w:rPr>
                <w:webHidden/>
              </w:rPr>
            </w:r>
            <w:r w:rsidR="00F34B3D">
              <w:rPr>
                <w:webHidden/>
              </w:rPr>
              <w:fldChar w:fldCharType="separate"/>
            </w:r>
            <w:r w:rsidR="00F34B3D">
              <w:rPr>
                <w:webHidden/>
              </w:rPr>
              <w:t>- 23 -</w:t>
            </w:r>
            <w:r w:rsidR="00F34B3D">
              <w:rPr>
                <w:webHidden/>
              </w:rPr>
              <w:fldChar w:fldCharType="end"/>
            </w:r>
          </w:hyperlink>
        </w:p>
        <w:p w14:paraId="093C877E" w14:textId="7EA4FD39" w:rsidR="00D813BC" w:rsidRPr="00057A0D" w:rsidRDefault="00380E60" w:rsidP="00057A0D">
          <w:pPr>
            <w:rPr>
              <w:b/>
              <w:bCs/>
              <w:lang w:val="zh-CN"/>
            </w:rPr>
          </w:pPr>
          <w:r>
            <w:rPr>
              <w:b/>
              <w:bCs/>
              <w:lang w:val="zh-CN"/>
            </w:rPr>
            <w:fldChar w:fldCharType="end"/>
          </w:r>
          <w:r w:rsidR="00057A0D">
            <w:rPr>
              <w:b/>
              <w:bCs/>
              <w:lang w:val="zh-CN"/>
            </w:rPr>
            <w:br w:type="page"/>
          </w:r>
        </w:p>
      </w:sdtContent>
    </w:sdt>
    <w:bookmarkStart w:id="6" w:name="_Toc166815632" w:displacedByCustomXml="prev"/>
    <w:bookmarkStart w:id="7" w:name="_Toc166825959" w:displacedByCustomXml="prev"/>
    <w:bookmarkStart w:id="8" w:name="_Toc495165214" w:displacedByCustomXml="prev"/>
    <w:bookmarkStart w:id="9" w:name="_Toc103510089" w:displacedByCustomXml="prev"/>
    <w:p w14:paraId="7C5E32EE" w14:textId="3E6D7C0B" w:rsidR="005C1051" w:rsidRDefault="00960576" w:rsidP="005A36F7">
      <w:pPr>
        <w:pStyle w:val="1"/>
      </w:pPr>
      <w:bookmarkStart w:id="10" w:name="_Toc130561517"/>
      <w:r w:rsidRPr="00101E4E">
        <w:rPr>
          <w:rFonts w:hint="eastAsia"/>
        </w:rPr>
        <w:lastRenderedPageBreak/>
        <w:t xml:space="preserve">1 </w:t>
      </w:r>
      <w:bookmarkEnd w:id="9"/>
      <w:bookmarkEnd w:id="8"/>
      <w:bookmarkEnd w:id="7"/>
      <w:bookmarkEnd w:id="6"/>
      <w:r w:rsidR="00887586">
        <w:rPr>
          <w:rFonts w:hint="eastAsia"/>
        </w:rPr>
        <w:t>引言</w:t>
      </w:r>
      <w:bookmarkEnd w:id="10"/>
    </w:p>
    <w:p w14:paraId="0C0C5796" w14:textId="6B668E52" w:rsidR="00A970AD" w:rsidRPr="00A970AD" w:rsidRDefault="00A970AD" w:rsidP="00A970AD">
      <w:pPr>
        <w:widowControl/>
        <w:shd w:val="clear" w:color="auto" w:fill="FFFFFF"/>
        <w:spacing w:line="360" w:lineRule="auto"/>
        <w:ind w:firstLineChars="200" w:firstLine="480"/>
        <w:jc w:val="left"/>
        <w:rPr>
          <w:rFonts w:ascii="Verdana" w:eastAsia="宋体" w:hAnsi="Verdana" w:cs="宋体"/>
          <w:color w:val="000000"/>
          <w:kern w:val="0"/>
          <w:sz w:val="24"/>
          <w:szCs w:val="24"/>
        </w:rPr>
      </w:pPr>
      <w:r w:rsidRPr="00A970AD">
        <w:rPr>
          <w:rFonts w:ascii="Verdana" w:eastAsia="宋体" w:hAnsi="Verdana" w:cs="宋体"/>
          <w:color w:val="000000"/>
          <w:kern w:val="0"/>
          <w:sz w:val="24"/>
          <w:szCs w:val="24"/>
        </w:rPr>
        <w:t>图形辨别是图像识别技术中一个重要分支，图形辨别指通过对图形的图像采用特定算法，从而辨别该图形，例如，辨别三角形、矩形、圆形、六边形等。通过对采集到的图形图像进行图像预处理和图像分割，并采用轮廓跟踪法获取图形轮廓信息，最后通过角度判别实现空域图形辨别。</w:t>
      </w:r>
    </w:p>
    <w:p w14:paraId="6B0F93A4" w14:textId="07EEE680" w:rsidR="003169A7" w:rsidRPr="00A970AD" w:rsidRDefault="00A970AD" w:rsidP="00A970AD">
      <w:pPr>
        <w:widowControl/>
        <w:shd w:val="clear" w:color="auto" w:fill="FFFFFF"/>
        <w:spacing w:line="360" w:lineRule="auto"/>
        <w:ind w:firstLineChars="200" w:firstLine="480"/>
        <w:jc w:val="left"/>
        <w:rPr>
          <w:rFonts w:ascii="Verdana" w:eastAsia="宋体" w:hAnsi="Verdana" w:cs="宋体"/>
          <w:color w:val="000000"/>
          <w:kern w:val="0"/>
          <w:sz w:val="24"/>
          <w:szCs w:val="24"/>
        </w:rPr>
      </w:pPr>
      <w:r w:rsidRPr="00A970AD">
        <w:rPr>
          <w:rFonts w:ascii="Verdana" w:eastAsia="宋体" w:hAnsi="Verdana" w:cs="宋体"/>
          <w:color w:val="000000"/>
          <w:kern w:val="0"/>
          <w:sz w:val="24"/>
          <w:szCs w:val="24"/>
        </w:rPr>
        <w:t>图像采集，采用连接摄像设备，采集图形图像；图像预处理，采用图像平滑去除或减小图像中的噪声；图像分割，将图形部分从图像中分割出来；本选题研究的空域图形辨别算法包括模板匹配法和轮廓跟踪法，模板匹配，即通过将模板和图形匹配，根据匹配结果进行图形辨别；轮廓跟踪，即根据轮廓跟踪算法获取图形轮廓信息，通过对轮廓信息进行角度辨别实现图形辨别。其中重点研究轮廓跟踪法，主要针对三角形、矩形、圆形进行。</w:t>
      </w:r>
    </w:p>
    <w:p w14:paraId="694CDB71" w14:textId="01FE76C2" w:rsidR="00105181" w:rsidRPr="00105181" w:rsidRDefault="00105181" w:rsidP="00105181">
      <w:pPr>
        <w:sectPr w:rsidR="00105181" w:rsidRPr="00105181" w:rsidSect="002A770B">
          <w:footerReference w:type="default" r:id="rId12"/>
          <w:pgSz w:w="11906" w:h="16838"/>
          <w:pgMar w:top="1440" w:right="1797" w:bottom="1440" w:left="1797" w:header="737" w:footer="992" w:gutter="0"/>
          <w:cols w:space="720"/>
          <w:docGrid w:type="lines" w:linePitch="312"/>
        </w:sectPr>
      </w:pPr>
      <w:bookmarkStart w:id="11" w:name="_Toc103510090"/>
    </w:p>
    <w:p w14:paraId="575ECFAE" w14:textId="1B98DA77" w:rsidR="00C67AB4" w:rsidRDefault="00C67AB4" w:rsidP="005A36F7">
      <w:pPr>
        <w:pStyle w:val="1"/>
      </w:pPr>
      <w:bookmarkStart w:id="12" w:name="_Toc130561518"/>
      <w:r w:rsidRPr="00482BF9">
        <w:rPr>
          <w:rFonts w:hint="eastAsia"/>
        </w:rPr>
        <w:lastRenderedPageBreak/>
        <w:t>2</w:t>
      </w:r>
      <w:r>
        <w:rPr>
          <w:rFonts w:hint="eastAsia"/>
        </w:rPr>
        <w:t xml:space="preserve"> </w:t>
      </w:r>
      <w:r>
        <w:rPr>
          <w:rFonts w:hint="eastAsia"/>
        </w:rPr>
        <w:t>可行性研究</w:t>
      </w:r>
      <w:bookmarkEnd w:id="11"/>
      <w:bookmarkEnd w:id="12"/>
    </w:p>
    <w:p w14:paraId="38D4E7AD" w14:textId="41C9DA90" w:rsidR="00C85641" w:rsidRPr="00F34B3D" w:rsidRDefault="00C85641" w:rsidP="00F34B3D">
      <w:pPr>
        <w:spacing w:line="360" w:lineRule="auto"/>
        <w:ind w:firstLineChars="200" w:firstLine="480"/>
        <w:rPr>
          <w:rFonts w:ascii="宋体" w:eastAsia="宋体" w:hAnsi="宋体"/>
          <w:b/>
          <w:sz w:val="24"/>
          <w:szCs w:val="24"/>
        </w:rPr>
      </w:pPr>
      <w:bookmarkStart w:id="13" w:name="_Toc166825960"/>
      <w:bookmarkStart w:id="14" w:name="_Toc495165215"/>
      <w:bookmarkStart w:id="15" w:name="_Toc103510091"/>
      <w:bookmarkStart w:id="16" w:name="_Toc166815633"/>
      <w:r w:rsidRPr="00F34B3D">
        <w:rPr>
          <w:rFonts w:ascii="宋体" w:eastAsia="宋体" w:hAnsi="宋体"/>
          <w:sz w:val="24"/>
          <w:szCs w:val="24"/>
        </w:rPr>
        <w:t>基于深度学习的菜品识别技术近年来得到了迅速发展，研究人员不断提出更为优</w:t>
      </w:r>
      <w:r w:rsidR="00580FEC" w:rsidRPr="00F34B3D">
        <w:rPr>
          <w:rFonts w:ascii="宋体" w:eastAsia="宋体" w:hAnsi="宋体"/>
          <w:sz w:val="24"/>
          <w:szCs w:val="24"/>
        </w:rPr>
        <w:t>秀的识别算法，构建更加丰富的</w:t>
      </w:r>
      <w:r w:rsidR="00580FEC" w:rsidRPr="00F34B3D">
        <w:rPr>
          <w:rFonts w:ascii="宋体" w:eastAsia="宋体" w:hAnsi="宋体" w:hint="eastAsia"/>
          <w:sz w:val="24"/>
          <w:szCs w:val="24"/>
        </w:rPr>
        <w:t>图片</w:t>
      </w:r>
      <w:r w:rsidRPr="00F34B3D">
        <w:rPr>
          <w:rFonts w:ascii="宋体" w:eastAsia="宋体" w:hAnsi="宋体"/>
          <w:sz w:val="24"/>
          <w:szCs w:val="24"/>
        </w:rPr>
        <w:t>数据集，在这些研究基础上从而建立了识别精度</w:t>
      </w:r>
      <w:r w:rsidR="00580FEC" w:rsidRPr="00F34B3D">
        <w:rPr>
          <w:rFonts w:ascii="宋体" w:eastAsia="宋体" w:hAnsi="宋体"/>
          <w:sz w:val="24"/>
          <w:szCs w:val="24"/>
        </w:rPr>
        <w:t>越来越高、功能越来越强大的模型。本小节将阐述</w:t>
      </w:r>
      <w:r w:rsidR="00580FEC" w:rsidRPr="00F34B3D">
        <w:rPr>
          <w:rFonts w:ascii="宋体" w:eastAsia="宋体" w:hAnsi="宋体" w:hint="eastAsia"/>
          <w:sz w:val="24"/>
          <w:szCs w:val="24"/>
        </w:rPr>
        <w:t>图片</w:t>
      </w:r>
      <w:r w:rsidRPr="00F34B3D">
        <w:rPr>
          <w:rFonts w:ascii="宋体" w:eastAsia="宋体" w:hAnsi="宋体"/>
          <w:sz w:val="24"/>
          <w:szCs w:val="24"/>
        </w:rPr>
        <w:t>识别的国内外研究现状。</w:t>
      </w:r>
    </w:p>
    <w:p w14:paraId="6B522E95" w14:textId="6841A146" w:rsidR="00C67AB4" w:rsidRDefault="00C67AB4" w:rsidP="00C85641">
      <w:pPr>
        <w:pStyle w:val="2"/>
        <w:spacing w:beforeLines="50" w:before="156" w:afterLines="50" w:after="156" w:line="360" w:lineRule="auto"/>
        <w:rPr>
          <w:rFonts w:ascii="Times New Roman" w:eastAsia="宋体" w:hAnsi="Times New Roman" w:cs="Times New Roman"/>
        </w:rPr>
      </w:pPr>
      <w:bookmarkStart w:id="17" w:name="_Toc130561519"/>
      <w:r w:rsidRPr="00BB173D">
        <w:rPr>
          <w:rFonts w:ascii="Times New Roman" w:eastAsia="宋体" w:hAnsi="Times New Roman" w:cs="Times New Roman"/>
        </w:rPr>
        <w:t xml:space="preserve">2.1 </w:t>
      </w:r>
      <w:bookmarkEnd w:id="13"/>
      <w:bookmarkEnd w:id="14"/>
      <w:bookmarkEnd w:id="15"/>
      <w:r w:rsidR="00105181">
        <w:rPr>
          <w:rFonts w:ascii="Times New Roman" w:eastAsia="宋体" w:hAnsi="Times New Roman" w:cs="Times New Roman" w:hint="eastAsia"/>
        </w:rPr>
        <w:t>需求</w:t>
      </w:r>
      <w:r w:rsidR="00E81888">
        <w:rPr>
          <w:rFonts w:ascii="Times New Roman" w:eastAsia="宋体" w:hAnsi="Times New Roman" w:cs="Times New Roman" w:hint="eastAsia"/>
        </w:rPr>
        <w:t>概述</w:t>
      </w:r>
      <w:bookmarkEnd w:id="17"/>
    </w:p>
    <w:p w14:paraId="2562D0B2" w14:textId="1BBFA779" w:rsidR="00C85641" w:rsidRDefault="00C85641" w:rsidP="00F34B3D">
      <w:pPr>
        <w:spacing w:line="360" w:lineRule="auto"/>
        <w:ind w:firstLineChars="200" w:firstLine="480"/>
        <w:rPr>
          <w:rFonts w:ascii="宋体" w:eastAsia="宋体" w:hAnsi="宋体"/>
          <w:sz w:val="24"/>
          <w:szCs w:val="24"/>
        </w:rPr>
      </w:pPr>
      <w:bookmarkStart w:id="18" w:name="_Toc103510093"/>
      <w:bookmarkStart w:id="19" w:name="_Toc166815636"/>
      <w:bookmarkEnd w:id="16"/>
      <w:r w:rsidRPr="00F34B3D">
        <w:rPr>
          <w:rFonts w:ascii="宋体" w:eastAsia="宋体" w:hAnsi="宋体"/>
          <w:sz w:val="24"/>
          <w:szCs w:val="24"/>
        </w:rPr>
        <w:t>近些年，随着人工智能技术不断的革新，国内的学者们提出了一些优秀的算法模</w:t>
      </w:r>
      <w:r w:rsidR="00AD2AB6" w:rsidRPr="00F34B3D">
        <w:rPr>
          <w:rFonts w:ascii="宋体" w:eastAsia="宋体" w:hAnsi="宋体"/>
          <w:sz w:val="24"/>
          <w:szCs w:val="24"/>
        </w:rPr>
        <w:t>型用于</w:t>
      </w:r>
      <w:r w:rsidR="00AD2AB6" w:rsidRPr="00F34B3D">
        <w:rPr>
          <w:rFonts w:ascii="宋体" w:eastAsia="宋体" w:hAnsi="宋体" w:hint="eastAsia"/>
          <w:sz w:val="24"/>
          <w:szCs w:val="24"/>
        </w:rPr>
        <w:t>日常图像</w:t>
      </w:r>
      <w:r w:rsidR="00AD2AB6" w:rsidRPr="00F34B3D">
        <w:rPr>
          <w:rFonts w:ascii="宋体" w:eastAsia="宋体" w:hAnsi="宋体"/>
          <w:sz w:val="24"/>
          <w:szCs w:val="24"/>
        </w:rPr>
        <w:t>识别研究。</w:t>
      </w:r>
      <w:r w:rsidR="00AD2AB6" w:rsidRPr="00F34B3D">
        <w:rPr>
          <w:rFonts w:ascii="宋体" w:eastAsia="宋体" w:hAnsi="宋体" w:hint="eastAsia"/>
          <w:sz w:val="24"/>
          <w:szCs w:val="24"/>
        </w:rPr>
        <w:t>日常图像</w:t>
      </w:r>
      <w:r w:rsidR="00AD2AB6" w:rsidRPr="00F34B3D">
        <w:rPr>
          <w:rFonts w:ascii="宋体" w:eastAsia="宋体" w:hAnsi="宋体"/>
          <w:sz w:val="24"/>
          <w:szCs w:val="24"/>
        </w:rPr>
        <w:t>样式复杂，单一的</w:t>
      </w:r>
      <w:r w:rsidR="00AD2AB6" w:rsidRPr="00F34B3D">
        <w:rPr>
          <w:rFonts w:ascii="宋体" w:eastAsia="宋体" w:hAnsi="宋体" w:hint="eastAsia"/>
          <w:sz w:val="24"/>
          <w:szCs w:val="24"/>
        </w:rPr>
        <w:t>图像</w:t>
      </w:r>
      <w:r w:rsidR="00AD2AB6" w:rsidRPr="00F34B3D">
        <w:rPr>
          <w:rFonts w:ascii="宋体" w:eastAsia="宋体" w:hAnsi="宋体"/>
          <w:sz w:val="24"/>
          <w:szCs w:val="24"/>
        </w:rPr>
        <w:t>检测或</w:t>
      </w:r>
      <w:r w:rsidR="00AD2AB6" w:rsidRPr="00F34B3D">
        <w:rPr>
          <w:rFonts w:ascii="宋体" w:eastAsia="宋体" w:hAnsi="宋体" w:hint="eastAsia"/>
          <w:sz w:val="24"/>
          <w:szCs w:val="24"/>
        </w:rPr>
        <w:t>图像</w:t>
      </w:r>
      <w:r w:rsidRPr="00F34B3D">
        <w:rPr>
          <w:rFonts w:ascii="宋体" w:eastAsia="宋体" w:hAnsi="宋体"/>
          <w:sz w:val="24"/>
          <w:szCs w:val="24"/>
        </w:rPr>
        <w:t>分类模型难以</w:t>
      </w:r>
      <w:r w:rsidR="00AD2AB6" w:rsidRPr="00F34B3D">
        <w:rPr>
          <w:rFonts w:ascii="宋体" w:eastAsia="宋体" w:hAnsi="宋体"/>
          <w:sz w:val="24"/>
          <w:szCs w:val="24"/>
        </w:rPr>
        <w:t>达到智能识别的效果。因此，本文开展</w:t>
      </w:r>
      <w:r w:rsidR="00AD2AB6" w:rsidRPr="00F34B3D">
        <w:rPr>
          <w:rFonts w:ascii="宋体" w:eastAsia="宋体" w:hAnsi="宋体" w:hint="eastAsia"/>
          <w:sz w:val="24"/>
          <w:szCs w:val="24"/>
        </w:rPr>
        <w:t>图像</w:t>
      </w:r>
      <w:r w:rsidR="00AD2AB6" w:rsidRPr="00F34B3D">
        <w:rPr>
          <w:rFonts w:ascii="宋体" w:eastAsia="宋体" w:hAnsi="宋体"/>
          <w:sz w:val="24"/>
          <w:szCs w:val="24"/>
        </w:rPr>
        <w:t>位置检测模型和</w:t>
      </w:r>
      <w:r w:rsidR="00AD2AB6" w:rsidRPr="00F34B3D">
        <w:rPr>
          <w:rFonts w:ascii="宋体" w:eastAsia="宋体" w:hAnsi="宋体" w:hint="eastAsia"/>
          <w:sz w:val="24"/>
          <w:szCs w:val="24"/>
        </w:rPr>
        <w:t>图像</w:t>
      </w:r>
      <w:r w:rsidR="00AD2AB6" w:rsidRPr="00F34B3D">
        <w:rPr>
          <w:rFonts w:ascii="宋体" w:eastAsia="宋体" w:hAnsi="宋体"/>
          <w:sz w:val="24"/>
          <w:szCs w:val="24"/>
        </w:rPr>
        <w:t>分类模型结合的</w:t>
      </w:r>
      <w:r w:rsidR="00AD2AB6" w:rsidRPr="00F34B3D">
        <w:rPr>
          <w:rFonts w:ascii="宋体" w:eastAsia="宋体" w:hAnsi="宋体" w:hint="eastAsia"/>
          <w:sz w:val="24"/>
          <w:szCs w:val="24"/>
        </w:rPr>
        <w:t>日常</w:t>
      </w:r>
      <w:r w:rsidR="00AD2AB6" w:rsidRPr="00F34B3D">
        <w:rPr>
          <w:rFonts w:ascii="宋体" w:eastAsia="宋体" w:hAnsi="宋体"/>
          <w:sz w:val="24"/>
          <w:szCs w:val="24"/>
        </w:rPr>
        <w:t>图像识别模型研究，本小节将分别从</w:t>
      </w:r>
      <w:r w:rsidR="00AD2AB6" w:rsidRPr="00F34B3D">
        <w:rPr>
          <w:rFonts w:ascii="宋体" w:eastAsia="宋体" w:hAnsi="宋体" w:hint="eastAsia"/>
          <w:sz w:val="24"/>
          <w:szCs w:val="24"/>
        </w:rPr>
        <w:t>图像</w:t>
      </w:r>
      <w:r w:rsidR="00AD2AB6" w:rsidRPr="00F34B3D">
        <w:rPr>
          <w:rFonts w:ascii="宋体" w:eastAsia="宋体" w:hAnsi="宋体"/>
          <w:sz w:val="24"/>
          <w:szCs w:val="24"/>
        </w:rPr>
        <w:t>检测和</w:t>
      </w:r>
      <w:r w:rsidR="00AD2AB6" w:rsidRPr="00F34B3D">
        <w:rPr>
          <w:rFonts w:ascii="宋体" w:eastAsia="宋体" w:hAnsi="宋体" w:hint="eastAsia"/>
          <w:sz w:val="24"/>
          <w:szCs w:val="24"/>
        </w:rPr>
        <w:t>图像特征</w:t>
      </w:r>
      <w:r w:rsidR="00AD2AB6" w:rsidRPr="00F34B3D">
        <w:rPr>
          <w:rFonts w:ascii="宋体" w:eastAsia="宋体" w:hAnsi="宋体"/>
          <w:sz w:val="24"/>
          <w:szCs w:val="24"/>
        </w:rPr>
        <w:t>分类两部分阐述</w:t>
      </w:r>
      <w:r w:rsidR="00AD2AB6" w:rsidRPr="00F34B3D">
        <w:rPr>
          <w:rFonts w:ascii="宋体" w:eastAsia="宋体" w:hAnsi="宋体" w:hint="eastAsia"/>
          <w:sz w:val="24"/>
          <w:szCs w:val="24"/>
        </w:rPr>
        <w:t>日常图像</w:t>
      </w:r>
      <w:r w:rsidRPr="00F34B3D">
        <w:rPr>
          <w:rFonts w:ascii="宋体" w:eastAsia="宋体" w:hAnsi="宋体"/>
          <w:sz w:val="24"/>
          <w:szCs w:val="24"/>
        </w:rPr>
        <w:t xml:space="preserve">识别研究现状。 </w:t>
      </w:r>
    </w:p>
    <w:p w14:paraId="22887DBD" w14:textId="24E43003" w:rsidR="00D42315" w:rsidRDefault="00D42315" w:rsidP="00D42315">
      <w:pPr>
        <w:spacing w:line="360" w:lineRule="auto"/>
        <w:ind w:firstLineChars="200" w:firstLine="420"/>
        <w:jc w:val="center"/>
      </w:pPr>
      <w:r>
        <w:object w:dxaOrig="2748" w:dyaOrig="9384" w14:anchorId="285883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35pt;height:469.35pt" o:ole="">
            <v:imagedata r:id="rId13" o:title=""/>
          </v:shape>
          <o:OLEObject Type="Embed" ProgID="Visio.Drawing.15" ShapeID="_x0000_i1025" DrawAspect="Content" ObjectID="_1742826565" r:id="rId14"/>
        </w:object>
      </w:r>
    </w:p>
    <w:p w14:paraId="6112A1D2" w14:textId="1A2F90FF" w:rsidR="00660B9B" w:rsidRPr="00660B9B" w:rsidRDefault="00660B9B" w:rsidP="00D42315">
      <w:pPr>
        <w:spacing w:line="360" w:lineRule="auto"/>
        <w:ind w:firstLineChars="200" w:firstLine="482"/>
        <w:jc w:val="center"/>
        <w:rPr>
          <w:rFonts w:ascii="宋体" w:eastAsia="宋体" w:hAnsi="宋体"/>
          <w:b/>
          <w:bCs/>
          <w:sz w:val="24"/>
          <w:szCs w:val="24"/>
        </w:rPr>
      </w:pPr>
      <w:r w:rsidRPr="00660B9B">
        <w:rPr>
          <w:rFonts w:ascii="宋体" w:eastAsia="宋体" w:hAnsi="宋体" w:hint="eastAsia"/>
          <w:b/>
          <w:bCs/>
          <w:sz w:val="24"/>
          <w:szCs w:val="24"/>
        </w:rPr>
        <w:t>图2</w:t>
      </w:r>
      <w:r w:rsidRPr="00660B9B">
        <w:rPr>
          <w:rFonts w:ascii="宋体" w:eastAsia="宋体" w:hAnsi="宋体"/>
          <w:b/>
          <w:bCs/>
          <w:sz w:val="24"/>
          <w:szCs w:val="24"/>
        </w:rPr>
        <w:t xml:space="preserve">-1 </w:t>
      </w:r>
      <w:r w:rsidRPr="00660B9B">
        <w:rPr>
          <w:rFonts w:ascii="宋体" w:eastAsia="宋体" w:hAnsi="宋体" w:hint="eastAsia"/>
          <w:b/>
          <w:bCs/>
          <w:sz w:val="24"/>
          <w:szCs w:val="24"/>
        </w:rPr>
        <w:t>系统流程图</w:t>
      </w:r>
    </w:p>
    <w:p w14:paraId="5AB35221" w14:textId="18D102BD" w:rsidR="00C67AB4" w:rsidRPr="00BB173D" w:rsidRDefault="00C67AB4" w:rsidP="00C85641">
      <w:pPr>
        <w:pStyle w:val="2"/>
        <w:spacing w:beforeLines="50" w:before="156" w:afterLines="50" w:after="156" w:line="360" w:lineRule="auto"/>
        <w:rPr>
          <w:rFonts w:ascii="Times New Roman" w:eastAsia="宋体" w:hAnsi="Times New Roman" w:cs="Times New Roman"/>
        </w:rPr>
      </w:pPr>
      <w:bookmarkStart w:id="20" w:name="_Toc130561520"/>
      <w:r w:rsidRPr="00BB173D">
        <w:rPr>
          <w:rFonts w:ascii="Times New Roman" w:eastAsia="宋体" w:hAnsi="Times New Roman" w:cs="Times New Roman" w:hint="eastAsia"/>
        </w:rPr>
        <w:t>2.</w:t>
      </w:r>
      <w:r w:rsidR="00B95D0E">
        <w:rPr>
          <w:rFonts w:ascii="Times New Roman" w:eastAsia="宋体" w:hAnsi="Times New Roman" w:cs="Times New Roman"/>
        </w:rPr>
        <w:t>2</w:t>
      </w:r>
      <w:r w:rsidRPr="00BB173D">
        <w:rPr>
          <w:rFonts w:ascii="Times New Roman" w:eastAsia="宋体" w:hAnsi="Times New Roman" w:cs="Times New Roman" w:hint="eastAsia"/>
        </w:rPr>
        <w:t xml:space="preserve"> </w:t>
      </w:r>
      <w:r w:rsidRPr="00BB173D">
        <w:rPr>
          <w:rFonts w:ascii="Times New Roman" w:eastAsia="宋体" w:hAnsi="Times New Roman" w:cs="Times New Roman" w:hint="eastAsia"/>
        </w:rPr>
        <w:t>系统可行性</w:t>
      </w:r>
      <w:bookmarkEnd w:id="18"/>
      <w:bookmarkEnd w:id="20"/>
    </w:p>
    <w:p w14:paraId="2C62A7D0" w14:textId="1A8FB90C" w:rsidR="00C67AB4" w:rsidRDefault="00C67AB4" w:rsidP="00C67AB4">
      <w:pPr>
        <w:pStyle w:val="3"/>
        <w:spacing w:before="156" w:after="156"/>
        <w:rPr>
          <w:rFonts w:ascii="Times New Roman" w:eastAsia="宋体" w:hAnsi="Times New Roman" w:cs="Times New Roman"/>
          <w:b/>
          <w:bCs w:val="0"/>
          <w:sz w:val="28"/>
          <w:szCs w:val="28"/>
        </w:rPr>
      </w:pPr>
      <w:bookmarkStart w:id="21" w:name="_Toc103510094"/>
      <w:bookmarkStart w:id="22" w:name="_Toc130561521"/>
      <w:r w:rsidRPr="00017D35">
        <w:rPr>
          <w:rFonts w:ascii="Times New Roman" w:eastAsia="宋体" w:hAnsi="Times New Roman" w:cs="Times New Roman"/>
          <w:b/>
          <w:bCs w:val="0"/>
          <w:sz w:val="28"/>
          <w:szCs w:val="28"/>
        </w:rPr>
        <w:t>2.</w:t>
      </w:r>
      <w:r w:rsidR="00B95D0E">
        <w:rPr>
          <w:rFonts w:ascii="Times New Roman" w:eastAsia="宋体" w:hAnsi="Times New Roman" w:cs="Times New Roman"/>
          <w:b/>
          <w:bCs w:val="0"/>
          <w:sz w:val="28"/>
          <w:szCs w:val="28"/>
        </w:rPr>
        <w:t>2</w:t>
      </w:r>
      <w:r w:rsidR="00A728CA">
        <w:rPr>
          <w:rFonts w:ascii="Times New Roman" w:eastAsia="宋体" w:hAnsi="Times New Roman" w:cs="Times New Roman"/>
          <w:b/>
          <w:bCs w:val="0"/>
          <w:sz w:val="28"/>
          <w:szCs w:val="28"/>
        </w:rPr>
        <w:t>.1</w:t>
      </w:r>
      <w:r w:rsidRPr="00017D35">
        <w:rPr>
          <w:rFonts w:ascii="Times New Roman" w:eastAsia="宋体" w:hAnsi="Times New Roman" w:cs="Times New Roman"/>
          <w:b/>
          <w:bCs w:val="0"/>
          <w:sz w:val="28"/>
          <w:szCs w:val="28"/>
        </w:rPr>
        <w:t>经济可行性</w:t>
      </w:r>
      <w:bookmarkEnd w:id="21"/>
      <w:bookmarkEnd w:id="22"/>
    </w:p>
    <w:p w14:paraId="3E6EF968" w14:textId="197245AD" w:rsidR="00C67AB4" w:rsidRDefault="00C67AB4" w:rsidP="00C67AB4">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w:t>
      </w:r>
      <w:r w:rsidR="00A02D2D">
        <w:rPr>
          <w:rFonts w:ascii="宋体" w:eastAsia="宋体" w:hAnsi="宋体" w:hint="eastAsia"/>
          <w:sz w:val="24"/>
          <w:szCs w:val="24"/>
        </w:rPr>
        <w:t>1</w:t>
      </w:r>
      <w:r>
        <w:rPr>
          <w:rFonts w:ascii="宋体" w:eastAsia="宋体" w:hAnsi="宋体" w:hint="eastAsia"/>
          <w:sz w:val="24"/>
          <w:szCs w:val="24"/>
        </w:rPr>
        <w:t>所示</w:t>
      </w:r>
      <w:r w:rsidR="00105181">
        <w:rPr>
          <w:rFonts w:ascii="宋体" w:eastAsia="宋体" w:hAnsi="宋体" w:hint="eastAsia"/>
          <w:sz w:val="24"/>
          <w:szCs w:val="24"/>
        </w:rPr>
        <w:t>。</w:t>
      </w:r>
    </w:p>
    <w:p w14:paraId="09F00ABD" w14:textId="77777777" w:rsidR="00EE3059" w:rsidRDefault="00EE3059" w:rsidP="00C85641">
      <w:pPr>
        <w:spacing w:line="360" w:lineRule="auto"/>
        <w:ind w:firstLineChars="200" w:firstLine="420"/>
        <w:jc w:val="center"/>
        <w:rPr>
          <w:rFonts w:ascii="黑体" w:eastAsia="黑体" w:hAnsi="黑体"/>
        </w:rPr>
      </w:pPr>
      <w:r>
        <w:rPr>
          <w:rFonts w:ascii="黑体" w:eastAsia="黑体" w:hAnsi="黑体"/>
        </w:rPr>
        <w:br w:type="page"/>
      </w:r>
    </w:p>
    <w:p w14:paraId="0448EEAB" w14:textId="10AE4DEC" w:rsidR="00105181" w:rsidRPr="00C85641" w:rsidRDefault="00A02D2D" w:rsidP="00C85641">
      <w:pPr>
        <w:spacing w:line="360" w:lineRule="auto"/>
        <w:ind w:firstLineChars="200" w:firstLine="420"/>
        <w:jc w:val="center"/>
        <w:rPr>
          <w:rFonts w:ascii="黑体" w:eastAsia="黑体" w:hAnsi="黑体"/>
        </w:rPr>
      </w:pPr>
      <w:r>
        <w:rPr>
          <w:rFonts w:ascii="黑体" w:eastAsia="黑体" w:hAnsi="黑体" w:hint="eastAsia"/>
        </w:rPr>
        <w:lastRenderedPageBreak/>
        <w:t>表</w:t>
      </w:r>
      <w:r w:rsidR="00C67AB4" w:rsidRPr="004076D2">
        <w:rPr>
          <w:rFonts w:ascii="黑体" w:eastAsia="黑体" w:hAnsi="黑体" w:hint="eastAsia"/>
        </w:rPr>
        <w:t>2-</w:t>
      </w:r>
      <w:r>
        <w:rPr>
          <w:rFonts w:ascii="黑体" w:eastAsia="黑体" w:hAnsi="黑体" w:hint="eastAsia"/>
        </w:rPr>
        <w:t>1</w:t>
      </w:r>
      <w:r w:rsidR="00C67AB4" w:rsidRPr="004076D2">
        <w:rPr>
          <w:rFonts w:ascii="黑体" w:eastAsia="黑体" w:hAnsi="黑体" w:hint="eastAsia"/>
        </w:rPr>
        <w:t>毕业设计过程管理系统</w:t>
      </w:r>
      <w:r w:rsidR="00C67AB4">
        <w:rPr>
          <w:rFonts w:ascii="黑体" w:eastAsia="黑体" w:hAnsi="黑体" w:hint="eastAsia"/>
        </w:rPr>
        <w:t>各个开发阶段的人力百分比</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49"/>
        <w:gridCol w:w="4054"/>
      </w:tblGrid>
      <w:tr w:rsidR="00C67AB4" w14:paraId="26F50158" w14:textId="77777777" w:rsidTr="007B53C9">
        <w:trPr>
          <w:cantSplit/>
          <w:trHeight w:val="409"/>
          <w:jc w:val="center"/>
        </w:trPr>
        <w:tc>
          <w:tcPr>
            <w:tcW w:w="4449" w:type="dxa"/>
            <w:vAlign w:val="center"/>
          </w:tcPr>
          <w:p w14:paraId="649F13D0"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4054" w:type="dxa"/>
            <w:vAlign w:val="center"/>
          </w:tcPr>
          <w:p w14:paraId="45C80F05"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C67AB4" w14:paraId="674E6C43" w14:textId="77777777" w:rsidTr="007B53C9">
        <w:trPr>
          <w:cantSplit/>
          <w:trHeight w:val="203"/>
          <w:jc w:val="center"/>
        </w:trPr>
        <w:tc>
          <w:tcPr>
            <w:tcW w:w="4449" w:type="dxa"/>
            <w:vAlign w:val="center"/>
          </w:tcPr>
          <w:p w14:paraId="20414E3C"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4054" w:type="dxa"/>
            <w:vAlign w:val="center"/>
          </w:tcPr>
          <w:p w14:paraId="04630F4B"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5</w:t>
            </w:r>
          </w:p>
        </w:tc>
      </w:tr>
      <w:tr w:rsidR="00C67AB4" w14:paraId="6E146D54" w14:textId="77777777" w:rsidTr="007B53C9">
        <w:trPr>
          <w:cantSplit/>
          <w:jc w:val="center"/>
        </w:trPr>
        <w:tc>
          <w:tcPr>
            <w:tcW w:w="4449" w:type="dxa"/>
            <w:vAlign w:val="center"/>
          </w:tcPr>
          <w:p w14:paraId="469C3323"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4054" w:type="dxa"/>
            <w:vAlign w:val="center"/>
          </w:tcPr>
          <w:p w14:paraId="716295A9"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10</w:t>
            </w:r>
          </w:p>
        </w:tc>
      </w:tr>
      <w:tr w:rsidR="00C67AB4" w14:paraId="5A6B5A92" w14:textId="77777777" w:rsidTr="007B53C9">
        <w:trPr>
          <w:cantSplit/>
          <w:jc w:val="center"/>
        </w:trPr>
        <w:tc>
          <w:tcPr>
            <w:tcW w:w="4449" w:type="dxa"/>
            <w:vAlign w:val="center"/>
          </w:tcPr>
          <w:p w14:paraId="20B30FF3"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4054" w:type="dxa"/>
            <w:vAlign w:val="center"/>
          </w:tcPr>
          <w:p w14:paraId="1077AE6E"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25</w:t>
            </w:r>
          </w:p>
        </w:tc>
      </w:tr>
      <w:tr w:rsidR="00C67AB4" w14:paraId="7E9C4962" w14:textId="77777777" w:rsidTr="007B53C9">
        <w:trPr>
          <w:cantSplit/>
          <w:jc w:val="center"/>
        </w:trPr>
        <w:tc>
          <w:tcPr>
            <w:tcW w:w="4449" w:type="dxa"/>
            <w:vAlign w:val="center"/>
          </w:tcPr>
          <w:p w14:paraId="637E7E1C"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4054" w:type="dxa"/>
            <w:vAlign w:val="center"/>
          </w:tcPr>
          <w:p w14:paraId="06B8E7AB"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60</w:t>
            </w:r>
          </w:p>
        </w:tc>
      </w:tr>
      <w:tr w:rsidR="00C67AB4" w14:paraId="7F2FD986" w14:textId="77777777" w:rsidTr="007B53C9">
        <w:trPr>
          <w:cantSplit/>
          <w:trHeight w:val="58"/>
          <w:jc w:val="center"/>
        </w:trPr>
        <w:tc>
          <w:tcPr>
            <w:tcW w:w="4449" w:type="dxa"/>
            <w:vAlign w:val="center"/>
          </w:tcPr>
          <w:p w14:paraId="4CB832A1"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4054" w:type="dxa"/>
            <w:vAlign w:val="center"/>
          </w:tcPr>
          <w:p w14:paraId="517B3868" w14:textId="77777777" w:rsidR="00C67AB4" w:rsidRDefault="00C67AB4" w:rsidP="002C629C">
            <w:pPr>
              <w:spacing w:line="360" w:lineRule="auto"/>
              <w:jc w:val="center"/>
              <w:rPr>
                <w:rFonts w:ascii="宋体" w:eastAsia="宋体" w:hAnsi="宋体"/>
                <w:sz w:val="24"/>
                <w:szCs w:val="24"/>
              </w:rPr>
            </w:pPr>
            <w:r>
              <w:rPr>
                <w:rFonts w:ascii="宋体" w:eastAsia="宋体" w:hAnsi="宋体" w:hint="eastAsia"/>
                <w:sz w:val="24"/>
                <w:szCs w:val="24"/>
              </w:rPr>
              <w:t>100</w:t>
            </w:r>
          </w:p>
        </w:tc>
      </w:tr>
    </w:tbl>
    <w:p w14:paraId="324ABD34" w14:textId="2CBCD6E1" w:rsidR="00E53AA5" w:rsidRDefault="00A361FC" w:rsidP="00105181">
      <w:pPr>
        <w:spacing w:line="360" w:lineRule="auto"/>
        <w:ind w:firstLineChars="200" w:firstLine="482"/>
        <w:rPr>
          <w:rFonts w:ascii="宋体" w:eastAsia="宋体" w:hAnsi="宋体"/>
          <w:b/>
          <w:sz w:val="24"/>
          <w:szCs w:val="24"/>
        </w:rPr>
      </w:pPr>
      <w:r>
        <w:rPr>
          <w:rFonts w:ascii="宋体" w:eastAsia="宋体" w:hAnsi="宋体" w:hint="eastAsia"/>
          <w:b/>
          <w:sz w:val="24"/>
          <w:szCs w:val="24"/>
        </w:rPr>
        <w:t>（2）</w:t>
      </w:r>
      <w:r w:rsidR="00C67AB4" w:rsidRPr="00105181">
        <w:rPr>
          <w:rFonts w:ascii="宋体" w:eastAsia="宋体" w:hAnsi="宋体" w:hint="eastAsia"/>
          <w:b/>
          <w:sz w:val="24"/>
          <w:szCs w:val="24"/>
        </w:rPr>
        <w:t>成本估算</w:t>
      </w:r>
    </w:p>
    <w:p w14:paraId="06725053" w14:textId="77777777" w:rsidR="00A728CA" w:rsidRDefault="00A728CA" w:rsidP="00A728CA">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14:paraId="6A803473" w14:textId="77777777" w:rsidR="00A728CA" w:rsidRDefault="00A728CA" w:rsidP="00A728CA">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a"/>
        <w:tblW w:w="5000" w:type="pct"/>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6479"/>
        <w:gridCol w:w="2024"/>
      </w:tblGrid>
      <w:tr w:rsidR="00A728CA" w14:paraId="50FE77F9" w14:textId="77777777" w:rsidTr="00674C9B">
        <w:trPr>
          <w:cantSplit/>
          <w:trHeight w:val="409"/>
          <w:jc w:val="center"/>
        </w:trPr>
        <w:tc>
          <w:tcPr>
            <w:tcW w:w="3810" w:type="pct"/>
            <w:tcBorders>
              <w:top w:val="single" w:sz="12" w:space="0" w:color="auto"/>
              <w:left w:val="nil"/>
              <w:bottom w:val="single" w:sz="4" w:space="0" w:color="auto"/>
            </w:tcBorders>
            <w:vAlign w:val="center"/>
          </w:tcPr>
          <w:p w14:paraId="536917BD" w14:textId="77777777"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1190" w:type="pct"/>
            <w:tcBorders>
              <w:top w:val="single" w:sz="12" w:space="0" w:color="auto"/>
              <w:bottom w:val="single" w:sz="4" w:space="0" w:color="auto"/>
            </w:tcBorders>
            <w:vAlign w:val="center"/>
          </w:tcPr>
          <w:p w14:paraId="01C08016" w14:textId="77777777"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A728CA" w14:paraId="28469CF7" w14:textId="77777777" w:rsidTr="00A728CA">
        <w:trPr>
          <w:cantSplit/>
          <w:trHeight w:val="203"/>
          <w:jc w:val="center"/>
        </w:trPr>
        <w:tc>
          <w:tcPr>
            <w:tcW w:w="3810" w:type="pct"/>
            <w:tcBorders>
              <w:top w:val="single" w:sz="4" w:space="0" w:color="auto"/>
            </w:tcBorders>
            <w:vAlign w:val="center"/>
          </w:tcPr>
          <w:p w14:paraId="4D4D7D33" w14:textId="77777777"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1190" w:type="pct"/>
            <w:tcBorders>
              <w:top w:val="single" w:sz="4" w:space="0" w:color="auto"/>
            </w:tcBorders>
            <w:vAlign w:val="center"/>
          </w:tcPr>
          <w:p w14:paraId="30C8F408" w14:textId="4CB4E123"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500</w:t>
            </w:r>
            <w:r w:rsidR="001C4D93">
              <w:rPr>
                <w:rFonts w:ascii="宋体" w:eastAsia="宋体" w:hAnsi="宋体"/>
                <w:sz w:val="24"/>
                <w:szCs w:val="24"/>
              </w:rPr>
              <w:t>0</w:t>
            </w:r>
          </w:p>
        </w:tc>
      </w:tr>
      <w:tr w:rsidR="00A728CA" w14:paraId="145E31CE" w14:textId="77777777" w:rsidTr="00A728CA">
        <w:trPr>
          <w:cantSplit/>
          <w:jc w:val="center"/>
        </w:trPr>
        <w:tc>
          <w:tcPr>
            <w:tcW w:w="3810" w:type="pct"/>
            <w:vAlign w:val="center"/>
          </w:tcPr>
          <w:p w14:paraId="38008334" w14:textId="77777777"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1190" w:type="pct"/>
            <w:vAlign w:val="center"/>
          </w:tcPr>
          <w:p w14:paraId="06B622B5" w14:textId="522DC991"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500</w:t>
            </w:r>
            <w:r w:rsidR="001C4D93">
              <w:rPr>
                <w:rFonts w:ascii="宋体" w:eastAsia="宋体" w:hAnsi="宋体"/>
                <w:sz w:val="24"/>
                <w:szCs w:val="24"/>
              </w:rPr>
              <w:t>0</w:t>
            </w:r>
          </w:p>
        </w:tc>
      </w:tr>
      <w:tr w:rsidR="00A728CA" w14:paraId="242A5246" w14:textId="77777777" w:rsidTr="00A728CA">
        <w:trPr>
          <w:cantSplit/>
          <w:jc w:val="center"/>
        </w:trPr>
        <w:tc>
          <w:tcPr>
            <w:tcW w:w="3810" w:type="pct"/>
            <w:vAlign w:val="center"/>
          </w:tcPr>
          <w:p w14:paraId="7CA95A37" w14:textId="77777777"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1190" w:type="pct"/>
            <w:vAlign w:val="center"/>
          </w:tcPr>
          <w:p w14:paraId="07F6DA88" w14:textId="419A8EF3"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1500</w:t>
            </w:r>
            <w:r w:rsidR="001C4D93">
              <w:rPr>
                <w:rFonts w:ascii="宋体" w:eastAsia="宋体" w:hAnsi="宋体"/>
                <w:sz w:val="24"/>
                <w:szCs w:val="24"/>
              </w:rPr>
              <w:t>0</w:t>
            </w:r>
          </w:p>
        </w:tc>
      </w:tr>
      <w:tr w:rsidR="00A728CA" w14:paraId="0BF6CCD7" w14:textId="77777777" w:rsidTr="00A728CA">
        <w:trPr>
          <w:cantSplit/>
          <w:jc w:val="center"/>
        </w:trPr>
        <w:tc>
          <w:tcPr>
            <w:tcW w:w="3810" w:type="pct"/>
            <w:vAlign w:val="center"/>
          </w:tcPr>
          <w:p w14:paraId="06A30A1F" w14:textId="77777777"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1190" w:type="pct"/>
            <w:vAlign w:val="center"/>
          </w:tcPr>
          <w:p w14:paraId="37C7EDB3" w14:textId="616AE0DC"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1500</w:t>
            </w:r>
            <w:r w:rsidR="001C4D93">
              <w:rPr>
                <w:rFonts w:ascii="宋体" w:eastAsia="宋体" w:hAnsi="宋体"/>
                <w:sz w:val="24"/>
                <w:szCs w:val="24"/>
              </w:rPr>
              <w:t>0</w:t>
            </w:r>
          </w:p>
        </w:tc>
      </w:tr>
      <w:tr w:rsidR="00A728CA" w14:paraId="0D47ABCC" w14:textId="77777777" w:rsidTr="00A728CA">
        <w:trPr>
          <w:cantSplit/>
          <w:trHeight w:val="58"/>
          <w:jc w:val="center"/>
        </w:trPr>
        <w:tc>
          <w:tcPr>
            <w:tcW w:w="3810" w:type="pct"/>
            <w:vAlign w:val="center"/>
          </w:tcPr>
          <w:p w14:paraId="161CFB4C" w14:textId="77777777"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1190" w:type="pct"/>
            <w:vAlign w:val="center"/>
          </w:tcPr>
          <w:p w14:paraId="70E14602" w14:textId="5C4136EE"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1000</w:t>
            </w:r>
            <w:r w:rsidR="001C4D93">
              <w:rPr>
                <w:rFonts w:ascii="宋体" w:eastAsia="宋体" w:hAnsi="宋体"/>
                <w:sz w:val="24"/>
                <w:szCs w:val="24"/>
              </w:rPr>
              <w:t>0</w:t>
            </w:r>
          </w:p>
        </w:tc>
      </w:tr>
      <w:tr w:rsidR="00A728CA" w14:paraId="30D6F32F" w14:textId="77777777" w:rsidTr="00674C9B">
        <w:trPr>
          <w:cantSplit/>
          <w:trHeight w:val="58"/>
          <w:jc w:val="center"/>
        </w:trPr>
        <w:tc>
          <w:tcPr>
            <w:tcW w:w="3810" w:type="pct"/>
            <w:tcBorders>
              <w:bottom w:val="single" w:sz="12" w:space="0" w:color="auto"/>
            </w:tcBorders>
            <w:vAlign w:val="center"/>
          </w:tcPr>
          <w:p w14:paraId="11966856" w14:textId="77777777"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1190" w:type="pct"/>
            <w:tcBorders>
              <w:bottom w:val="single" w:sz="12" w:space="0" w:color="auto"/>
            </w:tcBorders>
            <w:vAlign w:val="center"/>
          </w:tcPr>
          <w:p w14:paraId="522D59B2" w14:textId="4CE52E96" w:rsidR="00A728CA" w:rsidRDefault="00A728CA" w:rsidP="00D813BC">
            <w:pPr>
              <w:spacing w:line="360" w:lineRule="auto"/>
              <w:jc w:val="center"/>
              <w:rPr>
                <w:rFonts w:ascii="宋体" w:eastAsia="宋体" w:hAnsi="宋体"/>
                <w:sz w:val="24"/>
                <w:szCs w:val="24"/>
              </w:rPr>
            </w:pPr>
            <w:r>
              <w:rPr>
                <w:rFonts w:ascii="宋体" w:eastAsia="宋体" w:hAnsi="宋体" w:hint="eastAsia"/>
                <w:sz w:val="24"/>
                <w:szCs w:val="24"/>
              </w:rPr>
              <w:t>5000</w:t>
            </w:r>
            <w:r w:rsidR="001C4D93">
              <w:rPr>
                <w:rFonts w:ascii="宋体" w:eastAsia="宋体" w:hAnsi="宋体"/>
                <w:sz w:val="24"/>
                <w:szCs w:val="24"/>
              </w:rPr>
              <w:t>0</w:t>
            </w:r>
          </w:p>
        </w:tc>
      </w:tr>
    </w:tbl>
    <w:p w14:paraId="1D70AF5F" w14:textId="77777777" w:rsidR="000814CA" w:rsidRPr="000814CA" w:rsidRDefault="000814CA" w:rsidP="000814CA">
      <w:pPr>
        <w:spacing w:line="360" w:lineRule="auto"/>
        <w:jc w:val="center"/>
        <w:rPr>
          <w:rFonts w:ascii="宋体" w:eastAsia="黑体" w:hAnsi="宋体" w:cs="Times New Roman"/>
          <w:sz w:val="24"/>
          <w:szCs w:val="24"/>
        </w:rPr>
      </w:pPr>
      <w:r w:rsidRPr="000814CA">
        <w:rPr>
          <w:rFonts w:ascii="黑体" w:eastAsia="黑体" w:hAnsi="黑体" w:cs="Times New Roman" w:hint="eastAsia"/>
        </w:rPr>
        <w:t>表2-3软件开发过程中成本估算</w:t>
      </w:r>
    </w:p>
    <w:tbl>
      <w:tblPr>
        <w:tblStyle w:val="21"/>
        <w:tblW w:w="0" w:type="auto"/>
        <w:tblLook w:val="04A0" w:firstRow="1" w:lastRow="0" w:firstColumn="1" w:lastColumn="0" w:noHBand="0" w:noVBand="1"/>
      </w:tblPr>
      <w:tblGrid>
        <w:gridCol w:w="2119"/>
        <w:gridCol w:w="2128"/>
        <w:gridCol w:w="2123"/>
        <w:gridCol w:w="2133"/>
      </w:tblGrid>
      <w:tr w:rsidR="000814CA" w:rsidRPr="000814CA" w14:paraId="3BCAF34E" w14:textId="77777777" w:rsidTr="000814CA">
        <w:trPr>
          <w:trHeight w:val="472"/>
        </w:trPr>
        <w:tc>
          <w:tcPr>
            <w:tcW w:w="2119" w:type="dxa"/>
            <w:tcBorders>
              <w:top w:val="single" w:sz="12" w:space="0" w:color="auto"/>
              <w:left w:val="nil"/>
              <w:bottom w:val="single" w:sz="4" w:space="0" w:color="auto"/>
              <w:right w:val="nil"/>
            </w:tcBorders>
            <w:vAlign w:val="center"/>
          </w:tcPr>
          <w:p w14:paraId="07049E6A"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项目</w:t>
            </w:r>
          </w:p>
        </w:tc>
        <w:tc>
          <w:tcPr>
            <w:tcW w:w="2128" w:type="dxa"/>
            <w:tcBorders>
              <w:top w:val="single" w:sz="12" w:space="0" w:color="auto"/>
              <w:left w:val="nil"/>
              <w:bottom w:val="single" w:sz="4" w:space="0" w:color="auto"/>
              <w:right w:val="nil"/>
            </w:tcBorders>
            <w:vAlign w:val="center"/>
          </w:tcPr>
          <w:p w14:paraId="573E063F"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单价</w:t>
            </w:r>
          </w:p>
        </w:tc>
        <w:tc>
          <w:tcPr>
            <w:tcW w:w="2123" w:type="dxa"/>
            <w:tcBorders>
              <w:top w:val="single" w:sz="12" w:space="0" w:color="auto"/>
              <w:left w:val="nil"/>
              <w:bottom w:val="single" w:sz="4" w:space="0" w:color="auto"/>
              <w:right w:val="nil"/>
            </w:tcBorders>
            <w:vAlign w:val="center"/>
          </w:tcPr>
          <w:p w14:paraId="01829281"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数量</w:t>
            </w:r>
          </w:p>
        </w:tc>
        <w:tc>
          <w:tcPr>
            <w:tcW w:w="2133" w:type="dxa"/>
            <w:tcBorders>
              <w:top w:val="single" w:sz="12" w:space="0" w:color="auto"/>
              <w:left w:val="nil"/>
              <w:bottom w:val="single" w:sz="4" w:space="0" w:color="auto"/>
              <w:right w:val="nil"/>
            </w:tcBorders>
            <w:vAlign w:val="center"/>
          </w:tcPr>
          <w:p w14:paraId="093B1CC2"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费用</w:t>
            </w:r>
          </w:p>
        </w:tc>
      </w:tr>
      <w:tr w:rsidR="000814CA" w:rsidRPr="000814CA" w14:paraId="554DA708" w14:textId="77777777" w:rsidTr="00D813BC">
        <w:tc>
          <w:tcPr>
            <w:tcW w:w="2119" w:type="dxa"/>
            <w:tcBorders>
              <w:top w:val="single" w:sz="4" w:space="0" w:color="auto"/>
              <w:left w:val="nil"/>
              <w:bottom w:val="nil"/>
              <w:right w:val="nil"/>
            </w:tcBorders>
            <w:vAlign w:val="center"/>
          </w:tcPr>
          <w:p w14:paraId="73E4B87C"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PC机</w:t>
            </w:r>
          </w:p>
        </w:tc>
        <w:tc>
          <w:tcPr>
            <w:tcW w:w="2128" w:type="dxa"/>
            <w:tcBorders>
              <w:top w:val="single" w:sz="4" w:space="0" w:color="auto"/>
              <w:left w:val="nil"/>
              <w:bottom w:val="nil"/>
              <w:right w:val="nil"/>
            </w:tcBorders>
            <w:vAlign w:val="center"/>
          </w:tcPr>
          <w:p w14:paraId="28865799"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5000</w:t>
            </w:r>
          </w:p>
        </w:tc>
        <w:tc>
          <w:tcPr>
            <w:tcW w:w="2123" w:type="dxa"/>
            <w:tcBorders>
              <w:top w:val="single" w:sz="4" w:space="0" w:color="auto"/>
              <w:left w:val="nil"/>
              <w:bottom w:val="nil"/>
              <w:right w:val="nil"/>
            </w:tcBorders>
            <w:vAlign w:val="center"/>
          </w:tcPr>
          <w:p w14:paraId="44DB4772"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2</w:t>
            </w:r>
          </w:p>
        </w:tc>
        <w:tc>
          <w:tcPr>
            <w:tcW w:w="2133" w:type="dxa"/>
            <w:tcBorders>
              <w:top w:val="single" w:sz="4" w:space="0" w:color="auto"/>
              <w:left w:val="nil"/>
              <w:bottom w:val="nil"/>
              <w:right w:val="nil"/>
            </w:tcBorders>
            <w:vAlign w:val="center"/>
          </w:tcPr>
          <w:p w14:paraId="2B50C977"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10000</w:t>
            </w:r>
          </w:p>
        </w:tc>
      </w:tr>
      <w:tr w:rsidR="000814CA" w:rsidRPr="000814CA" w14:paraId="274927B1" w14:textId="77777777" w:rsidTr="00D813BC">
        <w:tc>
          <w:tcPr>
            <w:tcW w:w="2119" w:type="dxa"/>
            <w:tcBorders>
              <w:top w:val="nil"/>
              <w:left w:val="nil"/>
              <w:bottom w:val="nil"/>
              <w:right w:val="nil"/>
            </w:tcBorders>
            <w:vAlign w:val="center"/>
          </w:tcPr>
          <w:p w14:paraId="1F0DBEB7"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打印机</w:t>
            </w:r>
          </w:p>
        </w:tc>
        <w:tc>
          <w:tcPr>
            <w:tcW w:w="2128" w:type="dxa"/>
            <w:tcBorders>
              <w:top w:val="nil"/>
              <w:left w:val="nil"/>
              <w:bottom w:val="nil"/>
              <w:right w:val="nil"/>
            </w:tcBorders>
            <w:vAlign w:val="center"/>
          </w:tcPr>
          <w:p w14:paraId="6D5A4007"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1000</w:t>
            </w:r>
          </w:p>
        </w:tc>
        <w:tc>
          <w:tcPr>
            <w:tcW w:w="2123" w:type="dxa"/>
            <w:tcBorders>
              <w:top w:val="nil"/>
              <w:left w:val="nil"/>
              <w:bottom w:val="nil"/>
              <w:right w:val="nil"/>
            </w:tcBorders>
            <w:vAlign w:val="center"/>
          </w:tcPr>
          <w:p w14:paraId="3A574CAC"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1</w:t>
            </w:r>
          </w:p>
        </w:tc>
        <w:tc>
          <w:tcPr>
            <w:tcW w:w="2133" w:type="dxa"/>
            <w:tcBorders>
              <w:top w:val="nil"/>
              <w:left w:val="nil"/>
              <w:bottom w:val="nil"/>
              <w:right w:val="nil"/>
            </w:tcBorders>
            <w:vAlign w:val="center"/>
          </w:tcPr>
          <w:p w14:paraId="42252D57" w14:textId="1D9E2A67" w:rsidR="000814CA" w:rsidRPr="000814CA" w:rsidRDefault="001C4D93" w:rsidP="000814CA">
            <w:pPr>
              <w:spacing w:line="360" w:lineRule="auto"/>
              <w:jc w:val="center"/>
              <w:rPr>
                <w:rFonts w:ascii="宋体" w:eastAsia="宋体" w:hAnsi="宋体" w:cs="Times New Roman"/>
                <w:bCs/>
                <w:sz w:val="24"/>
                <w:szCs w:val="24"/>
              </w:rPr>
            </w:pPr>
            <w:r>
              <w:rPr>
                <w:rFonts w:ascii="宋体" w:eastAsia="宋体" w:hAnsi="宋体" w:cs="Times New Roman"/>
                <w:bCs/>
                <w:sz w:val="24"/>
                <w:szCs w:val="24"/>
              </w:rPr>
              <w:t>5</w:t>
            </w:r>
            <w:r w:rsidR="000814CA" w:rsidRPr="000814CA">
              <w:rPr>
                <w:rFonts w:ascii="宋体" w:eastAsia="宋体" w:hAnsi="宋体" w:cs="Times New Roman" w:hint="eastAsia"/>
                <w:bCs/>
                <w:sz w:val="24"/>
                <w:szCs w:val="24"/>
              </w:rPr>
              <w:t>000</w:t>
            </w:r>
          </w:p>
        </w:tc>
      </w:tr>
      <w:tr w:rsidR="000814CA" w:rsidRPr="000814CA" w14:paraId="35623D76" w14:textId="77777777" w:rsidTr="00D813BC">
        <w:tc>
          <w:tcPr>
            <w:tcW w:w="2119" w:type="dxa"/>
            <w:tcBorders>
              <w:top w:val="nil"/>
              <w:left w:val="nil"/>
              <w:bottom w:val="nil"/>
              <w:right w:val="nil"/>
            </w:tcBorders>
            <w:vAlign w:val="center"/>
          </w:tcPr>
          <w:p w14:paraId="3C8476E9"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管理员工资</w:t>
            </w:r>
          </w:p>
        </w:tc>
        <w:tc>
          <w:tcPr>
            <w:tcW w:w="2128" w:type="dxa"/>
            <w:tcBorders>
              <w:top w:val="nil"/>
              <w:left w:val="nil"/>
              <w:bottom w:val="nil"/>
              <w:right w:val="nil"/>
            </w:tcBorders>
            <w:vAlign w:val="center"/>
          </w:tcPr>
          <w:p w14:paraId="40D298AB"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2000元/月</w:t>
            </w:r>
          </w:p>
        </w:tc>
        <w:tc>
          <w:tcPr>
            <w:tcW w:w="2123" w:type="dxa"/>
            <w:tcBorders>
              <w:top w:val="nil"/>
              <w:left w:val="nil"/>
              <w:bottom w:val="nil"/>
              <w:right w:val="nil"/>
            </w:tcBorders>
            <w:vAlign w:val="center"/>
          </w:tcPr>
          <w:p w14:paraId="6A37B1A8"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12</w:t>
            </w:r>
          </w:p>
        </w:tc>
        <w:tc>
          <w:tcPr>
            <w:tcW w:w="2133" w:type="dxa"/>
            <w:tcBorders>
              <w:top w:val="nil"/>
              <w:left w:val="nil"/>
              <w:bottom w:val="nil"/>
              <w:right w:val="nil"/>
            </w:tcBorders>
            <w:vAlign w:val="center"/>
          </w:tcPr>
          <w:p w14:paraId="75A77C8E"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24000</w:t>
            </w:r>
          </w:p>
        </w:tc>
      </w:tr>
      <w:tr w:rsidR="000814CA" w:rsidRPr="000814CA" w14:paraId="7BD1B421" w14:textId="77777777" w:rsidTr="00D813BC">
        <w:tc>
          <w:tcPr>
            <w:tcW w:w="2119" w:type="dxa"/>
            <w:tcBorders>
              <w:top w:val="nil"/>
              <w:left w:val="nil"/>
              <w:bottom w:val="nil"/>
              <w:right w:val="nil"/>
            </w:tcBorders>
            <w:vAlign w:val="center"/>
          </w:tcPr>
          <w:p w14:paraId="14DCA4AC"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不可预知费用</w:t>
            </w:r>
          </w:p>
        </w:tc>
        <w:tc>
          <w:tcPr>
            <w:tcW w:w="2128" w:type="dxa"/>
            <w:tcBorders>
              <w:top w:val="nil"/>
              <w:left w:val="nil"/>
              <w:bottom w:val="nil"/>
              <w:right w:val="nil"/>
            </w:tcBorders>
            <w:vAlign w:val="center"/>
          </w:tcPr>
          <w:p w14:paraId="6FA614ED"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w:t>
            </w:r>
          </w:p>
        </w:tc>
        <w:tc>
          <w:tcPr>
            <w:tcW w:w="2123" w:type="dxa"/>
            <w:tcBorders>
              <w:top w:val="nil"/>
              <w:left w:val="nil"/>
              <w:bottom w:val="nil"/>
              <w:right w:val="nil"/>
            </w:tcBorders>
            <w:vAlign w:val="center"/>
          </w:tcPr>
          <w:p w14:paraId="517DBC03"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w:t>
            </w:r>
          </w:p>
        </w:tc>
        <w:tc>
          <w:tcPr>
            <w:tcW w:w="2133" w:type="dxa"/>
            <w:tcBorders>
              <w:top w:val="nil"/>
              <w:left w:val="nil"/>
              <w:bottom w:val="nil"/>
              <w:right w:val="nil"/>
            </w:tcBorders>
            <w:vAlign w:val="center"/>
          </w:tcPr>
          <w:p w14:paraId="5FA298ED"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10000</w:t>
            </w:r>
          </w:p>
        </w:tc>
      </w:tr>
      <w:tr w:rsidR="000814CA" w:rsidRPr="000814CA" w14:paraId="3DE7A7B1" w14:textId="77777777" w:rsidTr="00D813BC">
        <w:tc>
          <w:tcPr>
            <w:tcW w:w="2119" w:type="dxa"/>
            <w:tcBorders>
              <w:top w:val="nil"/>
              <w:left w:val="nil"/>
              <w:bottom w:val="nil"/>
              <w:right w:val="nil"/>
            </w:tcBorders>
            <w:vAlign w:val="center"/>
          </w:tcPr>
          <w:p w14:paraId="36F855BE"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一次性支出</w:t>
            </w:r>
          </w:p>
        </w:tc>
        <w:tc>
          <w:tcPr>
            <w:tcW w:w="2128" w:type="dxa"/>
            <w:tcBorders>
              <w:top w:val="nil"/>
              <w:left w:val="nil"/>
              <w:bottom w:val="nil"/>
              <w:right w:val="nil"/>
            </w:tcBorders>
            <w:vAlign w:val="center"/>
          </w:tcPr>
          <w:p w14:paraId="6FFE2852"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w:t>
            </w:r>
          </w:p>
        </w:tc>
        <w:tc>
          <w:tcPr>
            <w:tcW w:w="2123" w:type="dxa"/>
            <w:tcBorders>
              <w:top w:val="nil"/>
              <w:left w:val="nil"/>
              <w:bottom w:val="nil"/>
              <w:right w:val="nil"/>
            </w:tcBorders>
            <w:vAlign w:val="center"/>
          </w:tcPr>
          <w:p w14:paraId="045DCAE1"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w:t>
            </w:r>
          </w:p>
        </w:tc>
        <w:tc>
          <w:tcPr>
            <w:tcW w:w="2133" w:type="dxa"/>
            <w:tcBorders>
              <w:top w:val="nil"/>
              <w:left w:val="nil"/>
              <w:bottom w:val="nil"/>
              <w:right w:val="nil"/>
            </w:tcBorders>
            <w:vAlign w:val="center"/>
          </w:tcPr>
          <w:p w14:paraId="1D3CBB3C" w14:textId="11861EF3" w:rsidR="000814CA" w:rsidRPr="000814CA" w:rsidRDefault="001C4D93" w:rsidP="000814CA">
            <w:pPr>
              <w:spacing w:line="360" w:lineRule="auto"/>
              <w:jc w:val="center"/>
              <w:rPr>
                <w:rFonts w:ascii="宋体" w:eastAsia="宋体" w:hAnsi="宋体" w:cs="Times New Roman"/>
                <w:bCs/>
                <w:sz w:val="24"/>
                <w:szCs w:val="24"/>
              </w:rPr>
            </w:pPr>
            <w:r>
              <w:rPr>
                <w:rFonts w:ascii="宋体" w:eastAsia="宋体" w:hAnsi="宋体" w:cs="Times New Roman"/>
                <w:bCs/>
                <w:sz w:val="24"/>
                <w:szCs w:val="24"/>
              </w:rPr>
              <w:t>10</w:t>
            </w:r>
            <w:r w:rsidR="000814CA" w:rsidRPr="000814CA">
              <w:rPr>
                <w:rFonts w:ascii="宋体" w:eastAsia="宋体" w:hAnsi="宋体" w:cs="Times New Roman" w:hint="eastAsia"/>
                <w:bCs/>
                <w:sz w:val="24"/>
                <w:szCs w:val="24"/>
              </w:rPr>
              <w:t>000</w:t>
            </w:r>
          </w:p>
        </w:tc>
      </w:tr>
      <w:tr w:rsidR="000814CA" w:rsidRPr="000814CA" w14:paraId="291F110B" w14:textId="77777777" w:rsidTr="000814CA">
        <w:tc>
          <w:tcPr>
            <w:tcW w:w="4247" w:type="dxa"/>
            <w:gridSpan w:val="2"/>
            <w:tcBorders>
              <w:top w:val="nil"/>
              <w:left w:val="nil"/>
              <w:bottom w:val="single" w:sz="12" w:space="0" w:color="auto"/>
              <w:right w:val="nil"/>
            </w:tcBorders>
            <w:vAlign w:val="center"/>
          </w:tcPr>
          <w:p w14:paraId="7B19024C" w14:textId="77777777" w:rsidR="000814CA" w:rsidRPr="000814CA" w:rsidRDefault="000814CA" w:rsidP="000814CA">
            <w:pPr>
              <w:spacing w:line="360" w:lineRule="auto"/>
              <w:jc w:val="center"/>
              <w:rPr>
                <w:rFonts w:ascii="宋体" w:eastAsia="宋体" w:hAnsi="宋体" w:cs="Times New Roman"/>
                <w:bCs/>
                <w:sz w:val="24"/>
                <w:szCs w:val="24"/>
              </w:rPr>
            </w:pPr>
            <w:r w:rsidRPr="000814CA">
              <w:rPr>
                <w:rFonts w:ascii="宋体" w:eastAsia="宋体" w:hAnsi="宋体" w:cs="Times New Roman" w:hint="eastAsia"/>
                <w:bCs/>
                <w:sz w:val="24"/>
                <w:szCs w:val="24"/>
              </w:rPr>
              <w:t>总计</w:t>
            </w:r>
          </w:p>
        </w:tc>
        <w:tc>
          <w:tcPr>
            <w:tcW w:w="4256" w:type="dxa"/>
            <w:gridSpan w:val="2"/>
            <w:tcBorders>
              <w:top w:val="nil"/>
              <w:left w:val="nil"/>
              <w:bottom w:val="single" w:sz="12" w:space="0" w:color="auto"/>
              <w:right w:val="nil"/>
            </w:tcBorders>
            <w:vAlign w:val="center"/>
          </w:tcPr>
          <w:p w14:paraId="097A0504" w14:textId="7E88B1E2" w:rsidR="000814CA" w:rsidRPr="000814CA" w:rsidRDefault="001C4D93" w:rsidP="000814CA">
            <w:pPr>
              <w:spacing w:line="360" w:lineRule="auto"/>
              <w:jc w:val="center"/>
              <w:rPr>
                <w:rFonts w:ascii="宋体" w:eastAsia="宋体" w:hAnsi="宋体" w:cs="Times New Roman"/>
                <w:bCs/>
                <w:sz w:val="24"/>
                <w:szCs w:val="24"/>
              </w:rPr>
            </w:pPr>
            <w:r>
              <w:rPr>
                <w:rFonts w:ascii="宋体" w:eastAsia="宋体" w:hAnsi="宋体" w:cs="Times New Roman" w:hint="eastAsia"/>
                <w:bCs/>
                <w:sz w:val="24"/>
                <w:szCs w:val="24"/>
              </w:rPr>
              <w:t>5</w:t>
            </w:r>
            <w:r>
              <w:rPr>
                <w:rFonts w:ascii="宋体" w:eastAsia="宋体" w:hAnsi="宋体" w:cs="Times New Roman"/>
                <w:bCs/>
                <w:sz w:val="24"/>
                <w:szCs w:val="24"/>
              </w:rPr>
              <w:t>5000</w:t>
            </w:r>
          </w:p>
        </w:tc>
      </w:tr>
    </w:tbl>
    <w:p w14:paraId="650D7A7D" w14:textId="77777777" w:rsidR="000814CA" w:rsidRDefault="000814CA" w:rsidP="000814CA">
      <w:pPr>
        <w:pStyle w:val="ab"/>
        <w:spacing w:line="360" w:lineRule="auto"/>
        <w:ind w:left="358" w:firstLineChars="0" w:firstLine="0"/>
      </w:pPr>
      <w:bookmarkStart w:id="23" w:name="_Toc103510095"/>
      <w:r>
        <w:rPr>
          <w:rFonts w:ascii="宋体" w:eastAsia="宋体" w:hAnsi="宋体" w:hint="eastAsia"/>
          <w:b/>
          <w:sz w:val="24"/>
          <w:szCs w:val="24"/>
        </w:rPr>
        <w:t>（3）效益</w:t>
      </w:r>
    </w:p>
    <w:p w14:paraId="196FD014" w14:textId="77777777" w:rsidR="00EE3059" w:rsidRDefault="00EE3059" w:rsidP="000814CA">
      <w:pPr>
        <w:spacing w:line="360" w:lineRule="auto"/>
        <w:ind w:firstLineChars="200" w:firstLine="420"/>
        <w:jc w:val="center"/>
        <w:rPr>
          <w:rFonts w:ascii="黑体" w:eastAsia="黑体" w:hAnsi="黑体"/>
        </w:rPr>
      </w:pPr>
      <w:r>
        <w:rPr>
          <w:rFonts w:ascii="黑体" w:eastAsia="黑体" w:hAnsi="黑体"/>
        </w:rPr>
        <w:br w:type="page"/>
      </w:r>
    </w:p>
    <w:p w14:paraId="5120FD6E" w14:textId="0B0D5483" w:rsidR="000814CA" w:rsidRDefault="000814CA" w:rsidP="000814CA">
      <w:pPr>
        <w:spacing w:line="360" w:lineRule="auto"/>
        <w:ind w:firstLineChars="200" w:firstLine="420"/>
        <w:jc w:val="center"/>
        <w:rPr>
          <w:rFonts w:ascii="宋体" w:eastAsia="黑体" w:hAnsi="宋体"/>
          <w:sz w:val="24"/>
          <w:szCs w:val="24"/>
        </w:rPr>
      </w:pPr>
      <w:r>
        <w:rPr>
          <w:rFonts w:ascii="黑体" w:eastAsia="黑体" w:hAnsi="黑体" w:hint="eastAsia"/>
        </w:rPr>
        <w:lastRenderedPageBreak/>
        <w:t>表2-4软件开发过程中各个开发阶段的效益</w:t>
      </w:r>
    </w:p>
    <w:tbl>
      <w:tblPr>
        <w:tblStyle w:val="aa"/>
        <w:tblW w:w="0" w:type="auto"/>
        <w:tblLook w:val="04A0" w:firstRow="1" w:lastRow="0" w:firstColumn="1" w:lastColumn="0" w:noHBand="0" w:noVBand="1"/>
      </w:tblPr>
      <w:tblGrid>
        <w:gridCol w:w="4247"/>
        <w:gridCol w:w="4256"/>
      </w:tblGrid>
      <w:tr w:rsidR="000814CA" w14:paraId="48E9784D" w14:textId="77777777" w:rsidTr="00D813BC">
        <w:tc>
          <w:tcPr>
            <w:tcW w:w="4247" w:type="dxa"/>
            <w:tcBorders>
              <w:left w:val="nil"/>
              <w:right w:val="nil"/>
            </w:tcBorders>
          </w:tcPr>
          <w:p w14:paraId="79A744A4"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14:paraId="2101460F"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0814CA" w14:paraId="1ACE077F" w14:textId="77777777" w:rsidTr="00D813BC">
        <w:tc>
          <w:tcPr>
            <w:tcW w:w="4247" w:type="dxa"/>
            <w:tcBorders>
              <w:left w:val="nil"/>
              <w:bottom w:val="nil"/>
              <w:right w:val="nil"/>
            </w:tcBorders>
          </w:tcPr>
          <w:p w14:paraId="3FB90D6C"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14:paraId="3944ADD8"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0814CA" w14:paraId="21C93FBC" w14:textId="77777777" w:rsidTr="00D813BC">
        <w:tc>
          <w:tcPr>
            <w:tcW w:w="4247" w:type="dxa"/>
            <w:tcBorders>
              <w:top w:val="nil"/>
              <w:left w:val="nil"/>
              <w:bottom w:val="nil"/>
              <w:right w:val="nil"/>
            </w:tcBorders>
          </w:tcPr>
          <w:p w14:paraId="6D02464F"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经常性收益（下载文献）</w:t>
            </w:r>
          </w:p>
        </w:tc>
        <w:tc>
          <w:tcPr>
            <w:tcW w:w="4256" w:type="dxa"/>
            <w:tcBorders>
              <w:top w:val="nil"/>
              <w:left w:val="nil"/>
              <w:bottom w:val="nil"/>
              <w:right w:val="nil"/>
            </w:tcBorders>
          </w:tcPr>
          <w:p w14:paraId="0B50473A"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0814CA" w14:paraId="35083522" w14:textId="77777777" w:rsidTr="00D813BC">
        <w:tc>
          <w:tcPr>
            <w:tcW w:w="4247" w:type="dxa"/>
            <w:tcBorders>
              <w:top w:val="nil"/>
              <w:left w:val="nil"/>
              <w:bottom w:val="nil"/>
              <w:right w:val="nil"/>
            </w:tcBorders>
          </w:tcPr>
          <w:p w14:paraId="409EC399"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14:paraId="25C2962E"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0814CA" w14:paraId="0C588E49" w14:textId="77777777" w:rsidTr="00D813BC">
        <w:tc>
          <w:tcPr>
            <w:tcW w:w="4247" w:type="dxa"/>
            <w:tcBorders>
              <w:top w:val="nil"/>
              <w:left w:val="nil"/>
              <w:right w:val="nil"/>
            </w:tcBorders>
          </w:tcPr>
          <w:p w14:paraId="16EB2BB3"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14:paraId="56F83D67"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0814CA" w14:paraId="430E32B9" w14:textId="77777777" w:rsidTr="00D813BC">
        <w:tc>
          <w:tcPr>
            <w:tcW w:w="4247" w:type="dxa"/>
            <w:tcBorders>
              <w:left w:val="nil"/>
              <w:right w:val="nil"/>
            </w:tcBorders>
          </w:tcPr>
          <w:p w14:paraId="3C572F48"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14:paraId="77BDAFCD" w14:textId="77777777" w:rsidR="000814CA" w:rsidRDefault="000814CA" w:rsidP="00D813BC">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14:paraId="12BCC8BD" w14:textId="77777777" w:rsidR="000814CA" w:rsidRDefault="000814CA" w:rsidP="000814CA">
      <w:pPr>
        <w:spacing w:line="360" w:lineRule="auto"/>
        <w:ind w:firstLine="420"/>
      </w:pPr>
      <w:r>
        <w:rPr>
          <w:rFonts w:ascii="宋体" w:eastAsia="宋体" w:hAnsi="宋体" w:hint="eastAsia"/>
          <w:b/>
          <w:sz w:val="24"/>
          <w:szCs w:val="24"/>
        </w:rPr>
        <w:t>（4）收益/投资比</w:t>
      </w:r>
    </w:p>
    <w:p w14:paraId="6F6DB2DB"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一次性支出：26000元</w:t>
      </w:r>
    </w:p>
    <w:p w14:paraId="5E735E3D"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经常性支出：24000元/年</w:t>
      </w:r>
    </w:p>
    <w:p w14:paraId="0AF32C8B"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收益：100000元/年</w:t>
      </w:r>
    </w:p>
    <w:p w14:paraId="2E0096EE"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收益/投资比：100000*5/(26000+24000*5)=3.424657</w:t>
      </w:r>
    </w:p>
    <w:p w14:paraId="67AAF868" w14:textId="77777777" w:rsidR="000814CA" w:rsidRDefault="000814CA" w:rsidP="000814CA">
      <w:pPr>
        <w:pStyle w:val="ab"/>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14:paraId="2508A6B8" w14:textId="77777777" w:rsidR="000814CA" w:rsidRDefault="000814CA" w:rsidP="000814CA">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五年预计收益：1</w:t>
      </w:r>
      <w:r>
        <w:rPr>
          <w:rFonts w:ascii="宋体" w:eastAsia="宋体" w:hAnsi="宋体" w:cs="宋体"/>
          <w:sz w:val="24"/>
          <w:szCs w:val="24"/>
        </w:rPr>
        <w:t>00000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26000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354000</w:t>
      </w:r>
      <w:r>
        <w:rPr>
          <w:rFonts w:ascii="宋体" w:eastAsia="宋体" w:hAnsi="宋体" w:cs="宋体" w:hint="eastAsia"/>
          <w:sz w:val="24"/>
          <w:szCs w:val="24"/>
        </w:rPr>
        <w:t>（元）</w:t>
      </w:r>
    </w:p>
    <w:p w14:paraId="57F09AC3"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文献管理系统的前期软件开发阶段，需要耗费巨大的人力，投资的成本和未来获得的效益会随着软件每年的货币时间价值有所改变。文献管理系统五年收益为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元。实际收益需要通过货币时间价值来进行核算。用利率的形式表示货币的时间价值。假设年利率为i，如果现在存入P元，则n年后可以得到的钱数为：</w:t>
      </w:r>
    </w:p>
    <w:p w14:paraId="446E1457" w14:textId="77777777" w:rsidR="000814CA" w:rsidRDefault="000814CA" w:rsidP="000814CA">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08272291" wp14:editId="6065D6B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14:paraId="4E0F1DDA"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14:paraId="34F922A4" w14:textId="77777777" w:rsidR="000814CA" w:rsidRDefault="000814CA" w:rsidP="000814CA">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3DE9F8C0" wp14:editId="53F8BD48">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14:paraId="54B2BD60"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w:t>
      </w:r>
      <w:r>
        <w:rPr>
          <w:rFonts w:ascii="宋体" w:eastAsia="宋体" w:hAnsi="宋体" w:cs="宋体"/>
          <w:sz w:val="24"/>
          <w:szCs w:val="24"/>
        </w:rPr>
        <w:t>5</w:t>
      </w:r>
      <w:r>
        <w:rPr>
          <w:rFonts w:ascii="宋体" w:eastAsia="宋体" w:hAnsi="宋体" w:cs="宋体" w:hint="eastAsia"/>
          <w:sz w:val="24"/>
          <w:szCs w:val="24"/>
        </w:rPr>
        <w:t>所示。</w:t>
      </w:r>
    </w:p>
    <w:p w14:paraId="6817F6DF" w14:textId="77777777" w:rsidR="000814CA" w:rsidRDefault="000814CA" w:rsidP="000814CA">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0814CA" w14:paraId="6189E157" w14:textId="77777777" w:rsidTr="00D813BC">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7A66B189" w14:textId="77777777" w:rsidR="000814CA" w:rsidRDefault="000814CA" w:rsidP="00D813BC">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0B5BD85" w14:textId="77777777" w:rsidR="000814CA" w:rsidRDefault="000814CA" w:rsidP="00D813BC">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67346EC1" w14:textId="77777777" w:rsidR="000814CA" w:rsidRDefault="000814CA" w:rsidP="00D813BC">
            <w:pPr>
              <w:jc w:val="center"/>
              <w:rPr>
                <w:rFonts w:ascii="宋体" w:eastAsia="宋体" w:hAnsi="宋体" w:cs="宋体"/>
                <w:sz w:val="24"/>
                <w:szCs w:val="24"/>
              </w:rPr>
            </w:pPr>
            <w:r>
              <w:rPr>
                <w:rFonts w:ascii="宋体" w:eastAsia="宋体" w:hAnsi="宋体" w:cs="宋体" w:hint="eastAsia"/>
                <w:sz w:val="24"/>
                <w:szCs w:val="24"/>
              </w:rPr>
              <w:t>现在值（元）</w:t>
            </w:r>
          </w:p>
        </w:tc>
      </w:tr>
      <w:tr w:rsidR="000814CA" w14:paraId="7069C587" w14:textId="77777777" w:rsidTr="00D813BC">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0196B0C8" w14:textId="77777777" w:rsidR="000814CA" w:rsidRDefault="000814CA" w:rsidP="00D813BC">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0D08AAE5" w14:textId="77777777" w:rsidR="000814CA" w:rsidRDefault="000814CA" w:rsidP="00D813BC">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2090DC8D" w14:textId="77777777" w:rsidR="000814CA" w:rsidRDefault="000814CA" w:rsidP="00D813BC">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14:paraId="24CBCC5C" w14:textId="77777777" w:rsidR="000814CA" w:rsidRDefault="000814CA" w:rsidP="000814CA">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14:paraId="396BAE7A"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文献管理系统基础建设成本约为2</w:t>
      </w:r>
      <w:r>
        <w:rPr>
          <w:rFonts w:ascii="宋体" w:eastAsia="宋体" w:hAnsi="宋体" w:cs="宋体"/>
          <w:sz w:val="24"/>
          <w:szCs w:val="24"/>
        </w:rPr>
        <w:t>6000</w:t>
      </w:r>
      <w:r>
        <w:rPr>
          <w:rFonts w:ascii="宋体" w:eastAsia="宋体" w:hAnsi="宋体" w:cs="宋体" w:hint="eastAsia"/>
          <w:sz w:val="24"/>
          <w:szCs w:val="24"/>
        </w:rPr>
        <w:t>元，第一年内收入为</w:t>
      </w:r>
      <w:r>
        <w:rPr>
          <w:rFonts w:ascii="宋体" w:eastAsia="宋体" w:hAnsi="宋体" w:cs="宋体"/>
          <w:sz w:val="24"/>
          <w:szCs w:val="24"/>
        </w:rPr>
        <w:t>100000</w:t>
      </w:r>
      <w:r>
        <w:rPr>
          <w:rFonts w:ascii="宋体" w:eastAsia="宋体" w:hAnsi="宋体" w:cs="宋体" w:hint="eastAsia"/>
          <w:sz w:val="24"/>
          <w:szCs w:val="24"/>
        </w:rPr>
        <w:t>元，软件</w:t>
      </w:r>
      <w:r>
        <w:rPr>
          <w:rFonts w:ascii="宋体" w:eastAsia="宋体" w:hAnsi="宋体" w:cs="宋体" w:hint="eastAsia"/>
          <w:sz w:val="24"/>
          <w:szCs w:val="24"/>
        </w:rPr>
        <w:lastRenderedPageBreak/>
        <w:t>投资的回收期约为</w:t>
      </w:r>
    </w:p>
    <w:p w14:paraId="73115BFA" w14:textId="77777777" w:rsidR="000814CA" w:rsidRDefault="000814CA" w:rsidP="000814CA">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088263B4" wp14:editId="0D379D2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14:paraId="7C0287F8"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0.26</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14:paraId="79289509" w14:textId="18A2A35C" w:rsidR="00C67AB4" w:rsidRDefault="00C67AB4" w:rsidP="00C67AB4">
      <w:pPr>
        <w:pStyle w:val="3"/>
        <w:spacing w:before="156" w:after="156"/>
        <w:rPr>
          <w:rFonts w:ascii="Times New Roman" w:eastAsia="宋体" w:hAnsi="Times New Roman" w:cs="Times New Roman"/>
          <w:b/>
          <w:bCs w:val="0"/>
          <w:sz w:val="28"/>
          <w:szCs w:val="28"/>
        </w:rPr>
      </w:pPr>
      <w:bookmarkStart w:id="24" w:name="_Toc130561522"/>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.2</w:t>
      </w:r>
      <w:r w:rsidRPr="00105181">
        <w:rPr>
          <w:rFonts w:ascii="Times New Roman" w:eastAsia="宋体" w:hAnsi="Times New Roman" w:cs="Times New Roman" w:hint="eastAsia"/>
          <w:b/>
          <w:bCs w:val="0"/>
          <w:sz w:val="28"/>
          <w:szCs w:val="28"/>
        </w:rPr>
        <w:t>技术可行性</w:t>
      </w:r>
      <w:bookmarkEnd w:id="23"/>
      <w:bookmarkEnd w:id="24"/>
    </w:p>
    <w:p w14:paraId="3261D026" w14:textId="7FE12BAA" w:rsidR="00C85641" w:rsidRPr="00C85641" w:rsidRDefault="00C85641" w:rsidP="00C85641">
      <w:pPr>
        <w:spacing w:line="360" w:lineRule="auto"/>
        <w:ind w:firstLineChars="200" w:firstLine="480"/>
        <w:rPr>
          <w:rFonts w:ascii="宋体" w:eastAsia="宋体" w:hAnsi="宋体"/>
          <w:sz w:val="24"/>
          <w:szCs w:val="24"/>
        </w:rPr>
      </w:pPr>
      <w:r w:rsidRPr="00C85641">
        <w:rPr>
          <w:rFonts w:ascii="宋体" w:eastAsia="宋体" w:hAnsi="宋体"/>
          <w:sz w:val="24"/>
          <w:szCs w:val="24"/>
        </w:rPr>
        <w:t>随着深度神经网络不断的进行技术革新，科研人员针对不同领域的问题，提出了 不同的解决思路和方案，因此构建了大量不同种类的神经网络。目前，许多学者将深 度学习方法应用到菜品识别研究，本论文根据菜品识别研究的发展趋势，以深度学习 为基础构建中餐菜品识别模型。深度学习的网络结构一般是由多层神经网络组成，因</w:t>
      </w:r>
      <w:r>
        <w:rPr>
          <w:rFonts w:ascii="宋体" w:eastAsia="宋体" w:hAnsi="宋体"/>
          <w:sz w:val="24"/>
          <w:szCs w:val="24"/>
        </w:rPr>
        <w:t>此本节阐述了神经网络的基础理论</w:t>
      </w:r>
      <w:r>
        <w:rPr>
          <w:rFonts w:ascii="宋体" w:eastAsia="宋体" w:hAnsi="宋体" w:hint="eastAsia"/>
          <w:sz w:val="24"/>
          <w:szCs w:val="24"/>
        </w:rPr>
        <w:t>，在技术方面是可行的。</w:t>
      </w:r>
    </w:p>
    <w:p w14:paraId="4FAEC50E" w14:textId="1B8AAA28" w:rsidR="00C67AB4" w:rsidRDefault="00C67AB4" w:rsidP="00C67AB4">
      <w:pPr>
        <w:pStyle w:val="3"/>
        <w:spacing w:before="156" w:after="156"/>
        <w:rPr>
          <w:rFonts w:ascii="Times New Roman" w:eastAsia="宋体" w:hAnsi="Times New Roman" w:cs="Times New Roman"/>
          <w:b/>
          <w:bCs w:val="0"/>
          <w:sz w:val="28"/>
          <w:szCs w:val="28"/>
        </w:rPr>
      </w:pPr>
      <w:bookmarkStart w:id="25" w:name="_Toc103510096"/>
      <w:bookmarkStart w:id="26" w:name="_Toc130561523"/>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.3</w:t>
      </w:r>
      <w:r w:rsidRPr="00105181">
        <w:rPr>
          <w:rFonts w:ascii="Times New Roman" w:eastAsia="宋体" w:hAnsi="Times New Roman" w:cs="Times New Roman"/>
          <w:b/>
          <w:bCs w:val="0"/>
          <w:sz w:val="28"/>
          <w:szCs w:val="28"/>
        </w:rPr>
        <w:t xml:space="preserve"> </w:t>
      </w:r>
      <w:r w:rsidRPr="00105181">
        <w:rPr>
          <w:rFonts w:ascii="Times New Roman" w:eastAsia="宋体" w:hAnsi="Times New Roman" w:cs="Times New Roman" w:hint="eastAsia"/>
          <w:b/>
          <w:bCs w:val="0"/>
          <w:sz w:val="28"/>
          <w:szCs w:val="28"/>
        </w:rPr>
        <w:t>操作可行性</w:t>
      </w:r>
      <w:bookmarkEnd w:id="25"/>
      <w:bookmarkEnd w:id="26"/>
    </w:p>
    <w:p w14:paraId="5A89E499" w14:textId="36C2F1AA" w:rsidR="0066700A" w:rsidRPr="0066700A" w:rsidRDefault="0066700A" w:rsidP="0066700A">
      <w:pPr>
        <w:spacing w:line="360" w:lineRule="auto"/>
        <w:ind w:firstLineChars="200" w:firstLine="480"/>
        <w:rPr>
          <w:rFonts w:ascii="宋体" w:eastAsia="宋体" w:hAnsi="宋体"/>
          <w:bCs/>
          <w:sz w:val="24"/>
          <w:szCs w:val="24"/>
        </w:rPr>
      </w:pPr>
      <w:bookmarkStart w:id="27" w:name="_Toc103510097"/>
      <w:bookmarkStart w:id="28" w:name="_Toc130561524"/>
      <w:r w:rsidRPr="0066700A">
        <w:rPr>
          <w:rFonts w:ascii="宋体" w:eastAsia="宋体" w:hAnsi="宋体"/>
          <w:sz w:val="24"/>
          <w:szCs w:val="24"/>
        </w:rPr>
        <w:t>卷积神经网络网络结构多样，具体一般包括对输入图像进行处理的输入层，进行卷 积操作的卷积层，简化网络的池化层，实现特征分类的全连接层和得出分类结果的输出层。</w:t>
      </w:r>
      <w:proofErr w:type="gramStart"/>
      <w:r w:rsidRPr="0066700A">
        <w:rPr>
          <w:rFonts w:ascii="宋体" w:eastAsia="宋体" w:hAnsi="宋体"/>
          <w:sz w:val="24"/>
          <w:szCs w:val="24"/>
        </w:rPr>
        <w:t>典形的卷积卷积</w:t>
      </w:r>
      <w:proofErr w:type="gramEnd"/>
      <w:r w:rsidRPr="0066700A">
        <w:rPr>
          <w:rFonts w:ascii="宋体" w:eastAsia="宋体" w:hAnsi="宋体"/>
          <w:sz w:val="24"/>
          <w:szCs w:val="24"/>
        </w:rPr>
        <w:t>神经网络体系一般会交替设置卷积层和池化层，通过</w:t>
      </w:r>
      <w:proofErr w:type="gramStart"/>
      <w:r w:rsidRPr="0066700A">
        <w:rPr>
          <w:rFonts w:ascii="宋体" w:eastAsia="宋体" w:hAnsi="宋体"/>
          <w:sz w:val="24"/>
          <w:szCs w:val="24"/>
        </w:rPr>
        <w:t>对显著</w:t>
      </w:r>
      <w:proofErr w:type="gramEnd"/>
      <w:r w:rsidRPr="0066700A">
        <w:rPr>
          <w:rFonts w:ascii="宋体" w:eastAsia="宋体" w:hAnsi="宋体"/>
          <w:sz w:val="24"/>
          <w:szCs w:val="24"/>
        </w:rPr>
        <w:t>特征进行多次重复提取并叠加从而得到比较深层的特征，最后通过分类器分类达到图像识别的目的。</w:t>
      </w:r>
    </w:p>
    <w:p w14:paraId="627E8DF0" w14:textId="5555E047" w:rsidR="00AF3E6D" w:rsidRDefault="00C67AB4" w:rsidP="00AF3E6D">
      <w:pPr>
        <w:pStyle w:val="3"/>
        <w:spacing w:before="156" w:after="156"/>
        <w:rPr>
          <w:rFonts w:ascii="Times New Roman" w:eastAsia="宋体" w:hAnsi="Times New Roman" w:cs="Times New Roman"/>
          <w:b/>
          <w:bCs w:val="0"/>
          <w:sz w:val="28"/>
          <w:szCs w:val="28"/>
        </w:rPr>
      </w:pPr>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.4</w:t>
      </w:r>
      <w:r w:rsidRPr="00105181">
        <w:rPr>
          <w:rFonts w:ascii="Times New Roman" w:eastAsia="宋体" w:hAnsi="Times New Roman" w:cs="Times New Roman"/>
          <w:b/>
          <w:bCs w:val="0"/>
          <w:sz w:val="28"/>
          <w:szCs w:val="28"/>
        </w:rPr>
        <w:t xml:space="preserve"> </w:t>
      </w:r>
      <w:r w:rsidRPr="00105181">
        <w:rPr>
          <w:rFonts w:ascii="Times New Roman" w:eastAsia="宋体" w:hAnsi="Times New Roman" w:cs="Times New Roman" w:hint="eastAsia"/>
          <w:b/>
          <w:bCs w:val="0"/>
          <w:sz w:val="28"/>
          <w:szCs w:val="28"/>
        </w:rPr>
        <w:t>法律可行性</w:t>
      </w:r>
      <w:bookmarkStart w:id="29" w:name="_Toc166815640"/>
      <w:bookmarkStart w:id="30" w:name="_Toc166825965"/>
      <w:bookmarkStart w:id="31" w:name="_Toc495165220"/>
      <w:bookmarkStart w:id="32" w:name="_Toc103510101"/>
      <w:bookmarkEnd w:id="19"/>
      <w:bookmarkEnd w:id="27"/>
      <w:bookmarkEnd w:id="28"/>
    </w:p>
    <w:p w14:paraId="632548BE" w14:textId="07FE0DD9" w:rsidR="00C85641" w:rsidRPr="00C85641" w:rsidRDefault="00C85641" w:rsidP="00C85641">
      <w:pPr>
        <w:spacing w:line="360" w:lineRule="auto"/>
        <w:ind w:firstLineChars="200" w:firstLine="480"/>
        <w:rPr>
          <w:rFonts w:ascii="宋体" w:eastAsia="宋体" w:hAnsi="宋体"/>
          <w:sz w:val="24"/>
          <w:szCs w:val="24"/>
        </w:rPr>
      </w:pPr>
      <w:r w:rsidRPr="00C85641">
        <w:rPr>
          <w:rFonts w:ascii="宋体" w:eastAsia="宋体" w:hAnsi="宋体"/>
          <w:color w:val="333333"/>
          <w:sz w:val="24"/>
          <w:szCs w:val="24"/>
          <w:shd w:val="clear" w:color="auto" w:fill="FFFFFF"/>
        </w:rPr>
        <w:t>法律可行性，是指法律与社会现实条件相适应，能够在社会中产生与立法意图一致的作用的程度或状况。即法律在社会中可行的程度。法律与社会现实条件相适应的程度越高，产生与立法意图一致的作用越大，即可行性越大；反之，可行性越小。为保证立法能产生预期的社会效果，立法机关在立法过程中一般都对立法草案进行可行性分析</w:t>
      </w:r>
      <w:r>
        <w:rPr>
          <w:rFonts w:ascii="宋体" w:eastAsia="宋体" w:hAnsi="宋体" w:hint="eastAsia"/>
          <w:color w:val="333333"/>
          <w:sz w:val="24"/>
          <w:szCs w:val="24"/>
          <w:shd w:val="clear" w:color="auto" w:fill="FFFFFF"/>
        </w:rPr>
        <w:t>，因此此项目在法律层面是可行的。</w:t>
      </w:r>
    </w:p>
    <w:p w14:paraId="0E08A54A" w14:textId="3E7E9E29" w:rsidR="00AF3E6D" w:rsidRDefault="00AF3E6D" w:rsidP="00AF3E6D">
      <w:pPr>
        <w:pStyle w:val="2"/>
        <w:spacing w:beforeLines="50" w:before="156" w:afterLines="50" w:after="156" w:line="360" w:lineRule="auto"/>
        <w:rPr>
          <w:rFonts w:ascii="Times New Roman" w:eastAsia="宋体" w:hAnsi="Times New Roman" w:cs="Times New Roman"/>
        </w:rPr>
      </w:pPr>
      <w:bookmarkStart w:id="33" w:name="_Toc130561525"/>
      <w:r w:rsidRPr="00AF3E6D">
        <w:rPr>
          <w:rFonts w:ascii="Times New Roman" w:eastAsia="宋体" w:hAnsi="Times New Roman" w:cs="Times New Roman" w:hint="eastAsia"/>
        </w:rPr>
        <w:t>2</w:t>
      </w:r>
      <w:r w:rsidRPr="00AF3E6D">
        <w:rPr>
          <w:rFonts w:ascii="Times New Roman" w:eastAsia="宋体" w:hAnsi="Times New Roman" w:cs="Times New Roman"/>
        </w:rPr>
        <w:t xml:space="preserve">.3 </w:t>
      </w:r>
      <w:r>
        <w:rPr>
          <w:rFonts w:ascii="Times New Roman" w:eastAsia="宋体" w:hAnsi="Times New Roman" w:cs="Times New Roman" w:hint="eastAsia"/>
        </w:rPr>
        <w:t>项目</w:t>
      </w:r>
      <w:r w:rsidRPr="00AF3E6D">
        <w:rPr>
          <w:rFonts w:ascii="Times New Roman" w:eastAsia="宋体" w:hAnsi="Times New Roman" w:cs="Times New Roman" w:hint="eastAsia"/>
        </w:rPr>
        <w:t>进度</w:t>
      </w:r>
      <w:r>
        <w:rPr>
          <w:rFonts w:ascii="Times New Roman" w:eastAsia="宋体" w:hAnsi="Times New Roman" w:cs="Times New Roman" w:hint="eastAsia"/>
        </w:rPr>
        <w:t>计划</w:t>
      </w:r>
      <w:bookmarkEnd w:id="33"/>
    </w:p>
    <w:p w14:paraId="602F28AC" w14:textId="77777777" w:rsidR="00EE3059" w:rsidRDefault="00EE3059" w:rsidP="00931C78">
      <w:pPr>
        <w:spacing w:line="360" w:lineRule="auto"/>
        <w:ind w:firstLineChars="200" w:firstLine="420"/>
        <w:jc w:val="center"/>
        <w:rPr>
          <w:rFonts w:ascii="黑体" w:eastAsia="黑体" w:hAnsi="黑体" w:cs="Times New Roman"/>
        </w:rPr>
      </w:pPr>
      <w:r>
        <w:rPr>
          <w:rFonts w:ascii="黑体" w:eastAsia="黑体" w:hAnsi="黑体" w:cs="Times New Roman"/>
        </w:rPr>
        <w:br w:type="page"/>
      </w:r>
    </w:p>
    <w:p w14:paraId="562DBD4E" w14:textId="7994E557" w:rsidR="00931C78" w:rsidRPr="00931C78" w:rsidRDefault="00931C78" w:rsidP="00931C78">
      <w:pPr>
        <w:spacing w:line="360" w:lineRule="auto"/>
        <w:ind w:firstLineChars="200" w:firstLine="420"/>
        <w:jc w:val="center"/>
        <w:rPr>
          <w:rFonts w:ascii="宋体" w:eastAsia="黑体" w:hAnsi="宋体" w:cs="Times New Roman"/>
          <w:sz w:val="24"/>
          <w:szCs w:val="24"/>
        </w:rPr>
      </w:pPr>
      <w:r w:rsidRPr="00931C78">
        <w:rPr>
          <w:rFonts w:ascii="黑体" w:eastAsia="黑体" w:hAnsi="黑体" w:cs="Times New Roman" w:hint="eastAsia"/>
        </w:rPr>
        <w:lastRenderedPageBreak/>
        <w:t>表2-</w:t>
      </w:r>
      <w:r w:rsidR="00660B9B">
        <w:rPr>
          <w:rFonts w:ascii="黑体" w:eastAsia="黑体" w:hAnsi="黑体" w:cs="Times New Roman"/>
        </w:rPr>
        <w:t>6</w:t>
      </w:r>
      <w:r w:rsidRPr="00931C78">
        <w:rPr>
          <w:rFonts w:ascii="黑体" w:eastAsia="黑体" w:hAnsi="黑体" w:cs="Times New Roman" w:hint="eastAsia"/>
        </w:rPr>
        <w:t>软件开发过程中各个开发阶段的一次性支出</w:t>
      </w:r>
    </w:p>
    <w:tbl>
      <w:tblPr>
        <w:tblStyle w:val="31"/>
        <w:tblW w:w="0" w:type="auto"/>
        <w:tblLook w:val="04A0" w:firstRow="1" w:lastRow="0" w:firstColumn="1" w:lastColumn="0" w:noHBand="0" w:noVBand="1"/>
      </w:tblPr>
      <w:tblGrid>
        <w:gridCol w:w="934"/>
        <w:gridCol w:w="2133"/>
        <w:gridCol w:w="3979"/>
        <w:gridCol w:w="1457"/>
      </w:tblGrid>
      <w:tr w:rsidR="0022511A" w:rsidRPr="00931C78" w14:paraId="12A7352C" w14:textId="77777777" w:rsidTr="00A92F43">
        <w:tc>
          <w:tcPr>
            <w:tcW w:w="0" w:type="auto"/>
            <w:tcBorders>
              <w:top w:val="single" w:sz="12" w:space="0" w:color="auto"/>
              <w:left w:val="nil"/>
              <w:bottom w:val="nil"/>
              <w:right w:val="nil"/>
            </w:tcBorders>
            <w:vAlign w:val="center"/>
          </w:tcPr>
          <w:p w14:paraId="33C42D1B" w14:textId="77777777" w:rsidR="0022511A" w:rsidRPr="00931C78" w:rsidRDefault="0022511A" w:rsidP="00931C78">
            <w:pPr>
              <w:jc w:val="center"/>
              <w:rPr>
                <w:rFonts w:ascii="宋体" w:eastAsia="宋体" w:hAnsi="宋体" w:cs="宋体"/>
                <w:b/>
                <w:sz w:val="24"/>
                <w:szCs w:val="24"/>
              </w:rPr>
            </w:pPr>
            <w:r w:rsidRPr="00931C78">
              <w:rPr>
                <w:rFonts w:ascii="宋体" w:eastAsia="宋体" w:hAnsi="宋体" w:cs="宋体" w:hint="eastAsia"/>
                <w:b/>
                <w:sz w:val="24"/>
                <w:szCs w:val="24"/>
              </w:rPr>
              <w:t>项目阶段</w:t>
            </w:r>
          </w:p>
        </w:tc>
        <w:tc>
          <w:tcPr>
            <w:tcW w:w="0" w:type="auto"/>
            <w:tcBorders>
              <w:top w:val="single" w:sz="12" w:space="0" w:color="auto"/>
              <w:left w:val="nil"/>
              <w:bottom w:val="nil"/>
              <w:right w:val="nil"/>
            </w:tcBorders>
            <w:vAlign w:val="center"/>
          </w:tcPr>
          <w:p w14:paraId="08034180" w14:textId="77777777" w:rsidR="0022511A" w:rsidRPr="00931C78" w:rsidRDefault="0022511A" w:rsidP="00931C78">
            <w:pPr>
              <w:jc w:val="center"/>
              <w:rPr>
                <w:rFonts w:ascii="宋体" w:eastAsia="宋体" w:hAnsi="宋体" w:cs="宋体"/>
                <w:b/>
                <w:sz w:val="24"/>
                <w:szCs w:val="24"/>
              </w:rPr>
            </w:pPr>
            <w:r w:rsidRPr="00931C78">
              <w:rPr>
                <w:rFonts w:ascii="宋体" w:eastAsia="宋体" w:hAnsi="宋体" w:cs="宋体" w:hint="eastAsia"/>
                <w:b/>
                <w:sz w:val="24"/>
                <w:szCs w:val="24"/>
              </w:rPr>
              <w:t>时间</w:t>
            </w:r>
          </w:p>
        </w:tc>
        <w:tc>
          <w:tcPr>
            <w:tcW w:w="0" w:type="auto"/>
            <w:tcBorders>
              <w:top w:val="single" w:sz="12" w:space="0" w:color="auto"/>
              <w:left w:val="nil"/>
              <w:bottom w:val="nil"/>
              <w:right w:val="nil"/>
            </w:tcBorders>
            <w:vAlign w:val="center"/>
          </w:tcPr>
          <w:p w14:paraId="7FF4730F" w14:textId="77777777" w:rsidR="0022511A" w:rsidRPr="00931C78" w:rsidRDefault="0022511A" w:rsidP="00931C78">
            <w:pPr>
              <w:jc w:val="center"/>
              <w:rPr>
                <w:rFonts w:ascii="宋体" w:eastAsia="宋体" w:hAnsi="宋体" w:cs="宋体"/>
                <w:b/>
                <w:sz w:val="24"/>
                <w:szCs w:val="24"/>
              </w:rPr>
            </w:pPr>
            <w:r w:rsidRPr="00931C78">
              <w:rPr>
                <w:rFonts w:ascii="宋体" w:eastAsia="宋体" w:hAnsi="宋体" w:cs="宋体" w:hint="eastAsia"/>
                <w:b/>
                <w:sz w:val="24"/>
                <w:szCs w:val="24"/>
              </w:rPr>
              <w:t>工作内容</w:t>
            </w:r>
          </w:p>
        </w:tc>
        <w:tc>
          <w:tcPr>
            <w:tcW w:w="1457" w:type="dxa"/>
            <w:tcBorders>
              <w:top w:val="single" w:sz="12" w:space="0" w:color="auto"/>
              <w:left w:val="nil"/>
              <w:bottom w:val="nil"/>
              <w:right w:val="nil"/>
            </w:tcBorders>
            <w:vAlign w:val="center"/>
          </w:tcPr>
          <w:p w14:paraId="5FEF030E" w14:textId="77777777" w:rsidR="0022511A" w:rsidRPr="00931C78" w:rsidRDefault="0022511A" w:rsidP="00931C78">
            <w:pPr>
              <w:jc w:val="center"/>
              <w:rPr>
                <w:rFonts w:ascii="宋体" w:eastAsia="宋体" w:hAnsi="宋体" w:cs="宋体"/>
                <w:b/>
                <w:sz w:val="24"/>
                <w:szCs w:val="24"/>
              </w:rPr>
            </w:pPr>
            <w:r w:rsidRPr="00931C78">
              <w:rPr>
                <w:rFonts w:ascii="宋体" w:eastAsia="宋体" w:hAnsi="宋体" w:cs="宋体" w:hint="eastAsia"/>
                <w:b/>
                <w:sz w:val="24"/>
                <w:szCs w:val="24"/>
              </w:rPr>
              <w:t>成果</w:t>
            </w:r>
          </w:p>
        </w:tc>
      </w:tr>
      <w:tr w:rsidR="0022511A" w:rsidRPr="00931C78" w14:paraId="4D80005C" w14:textId="77777777" w:rsidTr="00ED2510">
        <w:tc>
          <w:tcPr>
            <w:tcW w:w="0" w:type="auto"/>
            <w:tcBorders>
              <w:top w:val="single" w:sz="4" w:space="0" w:color="auto"/>
              <w:left w:val="nil"/>
              <w:bottom w:val="dotted" w:sz="4" w:space="0" w:color="auto"/>
              <w:right w:val="nil"/>
            </w:tcBorders>
            <w:vAlign w:val="center"/>
          </w:tcPr>
          <w:p w14:paraId="33AF9C45"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需求调研</w:t>
            </w:r>
          </w:p>
        </w:tc>
        <w:tc>
          <w:tcPr>
            <w:tcW w:w="0" w:type="auto"/>
            <w:tcBorders>
              <w:top w:val="single" w:sz="4" w:space="0" w:color="auto"/>
              <w:left w:val="nil"/>
              <w:bottom w:val="dotted" w:sz="4" w:space="0" w:color="auto"/>
              <w:right w:val="nil"/>
            </w:tcBorders>
            <w:vAlign w:val="center"/>
          </w:tcPr>
          <w:p w14:paraId="730AE140"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2022.10.1-2022.10.15</w:t>
            </w:r>
          </w:p>
        </w:tc>
        <w:tc>
          <w:tcPr>
            <w:tcW w:w="0" w:type="auto"/>
            <w:tcBorders>
              <w:top w:val="single" w:sz="4" w:space="0" w:color="auto"/>
              <w:left w:val="nil"/>
              <w:bottom w:val="dotted" w:sz="4" w:space="0" w:color="auto"/>
              <w:right w:val="nil"/>
            </w:tcBorders>
            <w:vAlign w:val="center"/>
          </w:tcPr>
          <w:p w14:paraId="03703A75"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对项目需求进行详细调研</w:t>
            </w:r>
          </w:p>
        </w:tc>
        <w:tc>
          <w:tcPr>
            <w:tcW w:w="1457" w:type="dxa"/>
            <w:tcBorders>
              <w:top w:val="single" w:sz="4" w:space="0" w:color="auto"/>
              <w:left w:val="nil"/>
              <w:bottom w:val="dotted" w:sz="4" w:space="0" w:color="auto"/>
              <w:right w:val="nil"/>
            </w:tcBorders>
            <w:vAlign w:val="center"/>
          </w:tcPr>
          <w:p w14:paraId="037F44B1"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系统需求规格说明书</w:t>
            </w:r>
          </w:p>
        </w:tc>
      </w:tr>
      <w:tr w:rsidR="0022511A" w:rsidRPr="00931C78" w14:paraId="60086B06" w14:textId="77777777" w:rsidTr="00ED2510">
        <w:tc>
          <w:tcPr>
            <w:tcW w:w="0" w:type="auto"/>
            <w:tcBorders>
              <w:top w:val="dotted" w:sz="4" w:space="0" w:color="auto"/>
              <w:left w:val="nil"/>
              <w:bottom w:val="dotted" w:sz="4" w:space="0" w:color="auto"/>
              <w:right w:val="nil"/>
            </w:tcBorders>
            <w:vAlign w:val="center"/>
          </w:tcPr>
          <w:p w14:paraId="429AA3DC"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系统设计</w:t>
            </w:r>
          </w:p>
        </w:tc>
        <w:tc>
          <w:tcPr>
            <w:tcW w:w="0" w:type="auto"/>
            <w:tcBorders>
              <w:top w:val="dotted" w:sz="4" w:space="0" w:color="auto"/>
              <w:left w:val="nil"/>
              <w:bottom w:val="dotted" w:sz="4" w:space="0" w:color="auto"/>
              <w:right w:val="nil"/>
            </w:tcBorders>
            <w:vAlign w:val="center"/>
          </w:tcPr>
          <w:p w14:paraId="418D11FA"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2022.10.16-2022.10.31</w:t>
            </w:r>
          </w:p>
        </w:tc>
        <w:tc>
          <w:tcPr>
            <w:tcW w:w="0" w:type="auto"/>
            <w:tcBorders>
              <w:top w:val="dotted" w:sz="4" w:space="0" w:color="auto"/>
              <w:left w:val="nil"/>
              <w:bottom w:val="dotted" w:sz="4" w:space="0" w:color="auto"/>
              <w:right w:val="nil"/>
            </w:tcBorders>
            <w:vAlign w:val="center"/>
          </w:tcPr>
          <w:p w14:paraId="5BF7829A"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在需求调研的基础上对系统构架、安全体系、功能等进行系统设计</w:t>
            </w:r>
          </w:p>
        </w:tc>
        <w:tc>
          <w:tcPr>
            <w:tcW w:w="1457" w:type="dxa"/>
            <w:tcBorders>
              <w:top w:val="dotted" w:sz="4" w:space="0" w:color="auto"/>
              <w:left w:val="nil"/>
              <w:bottom w:val="dotted" w:sz="4" w:space="0" w:color="auto"/>
              <w:right w:val="nil"/>
            </w:tcBorders>
            <w:vAlign w:val="center"/>
          </w:tcPr>
          <w:p w14:paraId="415A4588"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系统设计说明书</w:t>
            </w:r>
          </w:p>
        </w:tc>
      </w:tr>
      <w:tr w:rsidR="0022511A" w:rsidRPr="00931C78" w14:paraId="5DF30F1F" w14:textId="77777777" w:rsidTr="00ED2510">
        <w:tc>
          <w:tcPr>
            <w:tcW w:w="0" w:type="auto"/>
            <w:tcBorders>
              <w:top w:val="dotted" w:sz="4" w:space="0" w:color="auto"/>
              <w:left w:val="nil"/>
              <w:bottom w:val="dotted" w:sz="4" w:space="0" w:color="auto"/>
              <w:right w:val="nil"/>
            </w:tcBorders>
            <w:vAlign w:val="center"/>
          </w:tcPr>
          <w:p w14:paraId="3DFEA64A"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系统开发</w:t>
            </w:r>
          </w:p>
        </w:tc>
        <w:tc>
          <w:tcPr>
            <w:tcW w:w="0" w:type="auto"/>
            <w:tcBorders>
              <w:top w:val="dotted" w:sz="4" w:space="0" w:color="auto"/>
              <w:left w:val="nil"/>
              <w:bottom w:val="dotted" w:sz="4" w:space="0" w:color="auto"/>
              <w:right w:val="nil"/>
            </w:tcBorders>
            <w:vAlign w:val="center"/>
          </w:tcPr>
          <w:p w14:paraId="6D3E27F1"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2022.11.1-2022.11.15</w:t>
            </w:r>
          </w:p>
        </w:tc>
        <w:tc>
          <w:tcPr>
            <w:tcW w:w="0" w:type="auto"/>
            <w:tcBorders>
              <w:top w:val="dotted" w:sz="4" w:space="0" w:color="auto"/>
              <w:left w:val="nil"/>
              <w:bottom w:val="dotted" w:sz="4" w:space="0" w:color="auto"/>
              <w:right w:val="nil"/>
            </w:tcBorders>
            <w:vAlign w:val="center"/>
          </w:tcPr>
          <w:p w14:paraId="048F3833"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进行各个子系统迭代开发，完成单元测试</w:t>
            </w:r>
          </w:p>
        </w:tc>
        <w:tc>
          <w:tcPr>
            <w:tcW w:w="1457" w:type="dxa"/>
            <w:tcBorders>
              <w:top w:val="dotted" w:sz="4" w:space="0" w:color="auto"/>
              <w:left w:val="nil"/>
              <w:bottom w:val="dotted" w:sz="4" w:space="0" w:color="auto"/>
              <w:right w:val="nil"/>
            </w:tcBorders>
            <w:vAlign w:val="center"/>
          </w:tcPr>
          <w:p w14:paraId="056BA285"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不同迭代版本的可运行系统</w:t>
            </w:r>
          </w:p>
        </w:tc>
      </w:tr>
      <w:tr w:rsidR="0022511A" w:rsidRPr="00931C78" w14:paraId="78A92957" w14:textId="77777777" w:rsidTr="00ED2510">
        <w:tc>
          <w:tcPr>
            <w:tcW w:w="0" w:type="auto"/>
            <w:tcBorders>
              <w:top w:val="dotted" w:sz="4" w:space="0" w:color="auto"/>
              <w:left w:val="nil"/>
              <w:bottom w:val="dotted" w:sz="4" w:space="0" w:color="auto"/>
              <w:right w:val="nil"/>
            </w:tcBorders>
            <w:vAlign w:val="center"/>
          </w:tcPr>
          <w:p w14:paraId="5097F818"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系统集成</w:t>
            </w:r>
          </w:p>
        </w:tc>
        <w:tc>
          <w:tcPr>
            <w:tcW w:w="0" w:type="auto"/>
            <w:tcBorders>
              <w:top w:val="dotted" w:sz="4" w:space="0" w:color="auto"/>
              <w:left w:val="nil"/>
              <w:bottom w:val="dotted" w:sz="4" w:space="0" w:color="auto"/>
              <w:right w:val="nil"/>
            </w:tcBorders>
            <w:vAlign w:val="center"/>
          </w:tcPr>
          <w:p w14:paraId="711596C5"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2022.11.16-2022.11.30</w:t>
            </w:r>
          </w:p>
        </w:tc>
        <w:tc>
          <w:tcPr>
            <w:tcW w:w="0" w:type="auto"/>
            <w:tcBorders>
              <w:top w:val="dotted" w:sz="4" w:space="0" w:color="auto"/>
              <w:left w:val="nil"/>
              <w:bottom w:val="dotted" w:sz="4" w:space="0" w:color="auto"/>
              <w:right w:val="nil"/>
            </w:tcBorders>
            <w:vAlign w:val="center"/>
          </w:tcPr>
          <w:p w14:paraId="6445EC8A"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系统集成和对各模块集成测试</w:t>
            </w:r>
          </w:p>
        </w:tc>
        <w:tc>
          <w:tcPr>
            <w:tcW w:w="1457" w:type="dxa"/>
            <w:tcBorders>
              <w:top w:val="dotted" w:sz="4" w:space="0" w:color="auto"/>
              <w:left w:val="nil"/>
              <w:bottom w:val="dotted" w:sz="4" w:space="0" w:color="auto"/>
              <w:right w:val="nil"/>
            </w:tcBorders>
            <w:vAlign w:val="center"/>
          </w:tcPr>
          <w:p w14:paraId="69905667"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测试报告，形成可完整运行的系统</w:t>
            </w:r>
          </w:p>
        </w:tc>
      </w:tr>
      <w:tr w:rsidR="0022511A" w:rsidRPr="00931C78" w14:paraId="67F0111F" w14:textId="77777777" w:rsidTr="00ED2510">
        <w:tc>
          <w:tcPr>
            <w:tcW w:w="0" w:type="auto"/>
            <w:tcBorders>
              <w:top w:val="dotted" w:sz="4" w:space="0" w:color="auto"/>
              <w:left w:val="nil"/>
              <w:bottom w:val="dotted" w:sz="4" w:space="0" w:color="auto"/>
              <w:right w:val="nil"/>
            </w:tcBorders>
            <w:vAlign w:val="center"/>
          </w:tcPr>
          <w:p w14:paraId="0CA3F0C2"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系统初验</w:t>
            </w:r>
          </w:p>
        </w:tc>
        <w:tc>
          <w:tcPr>
            <w:tcW w:w="0" w:type="auto"/>
            <w:tcBorders>
              <w:top w:val="dotted" w:sz="4" w:space="0" w:color="auto"/>
              <w:left w:val="nil"/>
              <w:bottom w:val="dotted" w:sz="4" w:space="0" w:color="auto"/>
              <w:right w:val="nil"/>
            </w:tcBorders>
            <w:vAlign w:val="center"/>
          </w:tcPr>
          <w:p w14:paraId="08580996"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2022.12.1-2022.12.15</w:t>
            </w:r>
          </w:p>
        </w:tc>
        <w:tc>
          <w:tcPr>
            <w:tcW w:w="0" w:type="auto"/>
            <w:tcBorders>
              <w:top w:val="dotted" w:sz="4" w:space="0" w:color="auto"/>
              <w:left w:val="nil"/>
              <w:bottom w:val="dotted" w:sz="4" w:space="0" w:color="auto"/>
              <w:right w:val="nil"/>
            </w:tcBorders>
            <w:vAlign w:val="center"/>
          </w:tcPr>
          <w:p w14:paraId="3474816E"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项目初验</w:t>
            </w:r>
          </w:p>
        </w:tc>
        <w:tc>
          <w:tcPr>
            <w:tcW w:w="1457" w:type="dxa"/>
            <w:tcBorders>
              <w:top w:val="dotted" w:sz="4" w:space="0" w:color="auto"/>
              <w:left w:val="nil"/>
              <w:bottom w:val="dotted" w:sz="4" w:space="0" w:color="auto"/>
              <w:right w:val="nil"/>
            </w:tcBorders>
            <w:vAlign w:val="center"/>
          </w:tcPr>
          <w:p w14:paraId="74962CCE"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初验报告</w:t>
            </w:r>
          </w:p>
        </w:tc>
      </w:tr>
      <w:tr w:rsidR="0022511A" w:rsidRPr="00931C78" w14:paraId="656561F4" w14:textId="77777777" w:rsidTr="00ED2510">
        <w:tc>
          <w:tcPr>
            <w:tcW w:w="0" w:type="auto"/>
            <w:tcBorders>
              <w:top w:val="dotted" w:sz="4" w:space="0" w:color="auto"/>
              <w:left w:val="nil"/>
              <w:bottom w:val="dotted" w:sz="4" w:space="0" w:color="auto"/>
              <w:right w:val="nil"/>
            </w:tcBorders>
            <w:vAlign w:val="center"/>
          </w:tcPr>
          <w:p w14:paraId="7FCDC952"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系统试运行</w:t>
            </w:r>
          </w:p>
        </w:tc>
        <w:tc>
          <w:tcPr>
            <w:tcW w:w="0" w:type="auto"/>
            <w:tcBorders>
              <w:top w:val="dotted" w:sz="4" w:space="0" w:color="auto"/>
              <w:left w:val="nil"/>
              <w:bottom w:val="dotted" w:sz="4" w:space="0" w:color="auto"/>
              <w:right w:val="nil"/>
            </w:tcBorders>
            <w:vAlign w:val="center"/>
          </w:tcPr>
          <w:p w14:paraId="14B140AF"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2022.12.16-2022.12.31</w:t>
            </w:r>
          </w:p>
        </w:tc>
        <w:tc>
          <w:tcPr>
            <w:tcW w:w="0" w:type="auto"/>
            <w:tcBorders>
              <w:top w:val="dotted" w:sz="4" w:space="0" w:color="auto"/>
              <w:left w:val="nil"/>
              <w:bottom w:val="dotted" w:sz="4" w:space="0" w:color="auto"/>
              <w:right w:val="nil"/>
            </w:tcBorders>
            <w:vAlign w:val="center"/>
          </w:tcPr>
          <w:p w14:paraId="6F0B30A5" w14:textId="77777777" w:rsidR="0022511A" w:rsidRPr="00931C78" w:rsidRDefault="0022511A" w:rsidP="00931C78">
            <w:pPr>
              <w:numPr>
                <w:ilvl w:val="0"/>
                <w:numId w:val="37"/>
              </w:numPr>
              <w:rPr>
                <w:rFonts w:ascii="宋体" w:eastAsia="宋体" w:hAnsi="宋体" w:cs="宋体"/>
                <w:sz w:val="24"/>
                <w:szCs w:val="24"/>
              </w:rPr>
            </w:pPr>
            <w:r w:rsidRPr="00931C78">
              <w:rPr>
                <w:rFonts w:ascii="宋体" w:eastAsia="宋体" w:hAnsi="宋体" w:cs="宋体" w:hint="eastAsia"/>
                <w:sz w:val="24"/>
                <w:szCs w:val="24"/>
              </w:rPr>
              <w:t>系统试运行</w:t>
            </w:r>
          </w:p>
          <w:p w14:paraId="1B561730" w14:textId="77777777" w:rsidR="0022511A" w:rsidRPr="00931C78" w:rsidRDefault="0022511A" w:rsidP="00931C78">
            <w:pPr>
              <w:numPr>
                <w:ilvl w:val="0"/>
                <w:numId w:val="37"/>
              </w:numPr>
              <w:rPr>
                <w:rFonts w:ascii="宋体" w:eastAsia="宋体" w:hAnsi="宋体" w:cs="宋体"/>
                <w:sz w:val="24"/>
                <w:szCs w:val="24"/>
              </w:rPr>
            </w:pPr>
            <w:r w:rsidRPr="00931C78">
              <w:rPr>
                <w:rFonts w:ascii="宋体" w:eastAsia="宋体" w:hAnsi="宋体" w:cs="宋体" w:hint="eastAsia"/>
                <w:sz w:val="24"/>
                <w:szCs w:val="24"/>
              </w:rPr>
              <w:t>系统持续优化</w:t>
            </w:r>
          </w:p>
        </w:tc>
        <w:tc>
          <w:tcPr>
            <w:tcW w:w="1457" w:type="dxa"/>
            <w:tcBorders>
              <w:top w:val="dotted" w:sz="4" w:space="0" w:color="auto"/>
              <w:left w:val="nil"/>
              <w:bottom w:val="dotted" w:sz="4" w:space="0" w:color="auto"/>
              <w:right w:val="nil"/>
            </w:tcBorders>
            <w:vAlign w:val="center"/>
          </w:tcPr>
          <w:p w14:paraId="50C45FFB"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升级版本的可运行系统并安装部署到用户本地</w:t>
            </w:r>
          </w:p>
        </w:tc>
      </w:tr>
      <w:tr w:rsidR="0022511A" w:rsidRPr="00931C78" w14:paraId="7266D0E7" w14:textId="77777777" w:rsidTr="00ED2510">
        <w:tc>
          <w:tcPr>
            <w:tcW w:w="0" w:type="auto"/>
            <w:tcBorders>
              <w:top w:val="dotted" w:sz="4" w:space="0" w:color="auto"/>
              <w:left w:val="nil"/>
              <w:bottom w:val="dotted" w:sz="4" w:space="0" w:color="auto"/>
              <w:right w:val="nil"/>
            </w:tcBorders>
            <w:vAlign w:val="center"/>
          </w:tcPr>
          <w:p w14:paraId="7D6BB4AA"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用户培训</w:t>
            </w:r>
          </w:p>
        </w:tc>
        <w:tc>
          <w:tcPr>
            <w:tcW w:w="0" w:type="auto"/>
            <w:tcBorders>
              <w:top w:val="dotted" w:sz="4" w:space="0" w:color="auto"/>
              <w:left w:val="nil"/>
              <w:bottom w:val="dotted" w:sz="4" w:space="0" w:color="auto"/>
              <w:right w:val="nil"/>
            </w:tcBorders>
            <w:vAlign w:val="center"/>
          </w:tcPr>
          <w:p w14:paraId="27FED499"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2023.1.1-2023.1.15</w:t>
            </w:r>
          </w:p>
        </w:tc>
        <w:tc>
          <w:tcPr>
            <w:tcW w:w="0" w:type="auto"/>
            <w:tcBorders>
              <w:top w:val="dotted" w:sz="4" w:space="0" w:color="auto"/>
              <w:left w:val="nil"/>
              <w:bottom w:val="dotted" w:sz="4" w:space="0" w:color="auto"/>
              <w:right w:val="nil"/>
            </w:tcBorders>
            <w:vAlign w:val="center"/>
          </w:tcPr>
          <w:p w14:paraId="762EA85A"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对各级用户进行培训</w:t>
            </w:r>
          </w:p>
        </w:tc>
        <w:tc>
          <w:tcPr>
            <w:tcW w:w="1457" w:type="dxa"/>
            <w:tcBorders>
              <w:top w:val="dotted" w:sz="4" w:space="0" w:color="auto"/>
              <w:left w:val="nil"/>
              <w:bottom w:val="dotted" w:sz="4" w:space="0" w:color="auto"/>
              <w:right w:val="nil"/>
            </w:tcBorders>
            <w:vAlign w:val="center"/>
          </w:tcPr>
          <w:p w14:paraId="76FD7C6D"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使用报告</w:t>
            </w:r>
          </w:p>
        </w:tc>
      </w:tr>
      <w:tr w:rsidR="0022511A" w:rsidRPr="00931C78" w14:paraId="1A88AE8A" w14:textId="77777777" w:rsidTr="00ED2510">
        <w:tc>
          <w:tcPr>
            <w:tcW w:w="0" w:type="auto"/>
            <w:tcBorders>
              <w:top w:val="dotted" w:sz="4" w:space="0" w:color="auto"/>
              <w:left w:val="nil"/>
              <w:bottom w:val="single" w:sz="12" w:space="0" w:color="auto"/>
              <w:right w:val="nil"/>
            </w:tcBorders>
            <w:vAlign w:val="center"/>
          </w:tcPr>
          <w:p w14:paraId="6D6931F0"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项目终验</w:t>
            </w:r>
          </w:p>
        </w:tc>
        <w:tc>
          <w:tcPr>
            <w:tcW w:w="0" w:type="auto"/>
            <w:tcBorders>
              <w:top w:val="dotted" w:sz="4" w:space="0" w:color="auto"/>
              <w:left w:val="nil"/>
              <w:bottom w:val="single" w:sz="12" w:space="0" w:color="auto"/>
              <w:right w:val="nil"/>
            </w:tcBorders>
            <w:vAlign w:val="center"/>
          </w:tcPr>
          <w:p w14:paraId="77ADC67C" w14:textId="77777777" w:rsidR="0022511A" w:rsidRPr="00931C78" w:rsidRDefault="0022511A" w:rsidP="00931C78">
            <w:pPr>
              <w:jc w:val="center"/>
              <w:rPr>
                <w:rFonts w:ascii="宋体" w:eastAsia="宋体" w:hAnsi="宋体" w:cs="宋体"/>
                <w:sz w:val="24"/>
                <w:szCs w:val="24"/>
              </w:rPr>
            </w:pPr>
            <w:r w:rsidRPr="00931C78">
              <w:rPr>
                <w:rFonts w:ascii="宋体" w:eastAsia="宋体" w:hAnsi="宋体" w:cs="宋体" w:hint="eastAsia"/>
                <w:sz w:val="24"/>
                <w:szCs w:val="24"/>
              </w:rPr>
              <w:t>2023.16-2013.2.1</w:t>
            </w:r>
          </w:p>
        </w:tc>
        <w:tc>
          <w:tcPr>
            <w:tcW w:w="0" w:type="auto"/>
            <w:tcBorders>
              <w:top w:val="dotted" w:sz="4" w:space="0" w:color="auto"/>
              <w:left w:val="nil"/>
              <w:bottom w:val="single" w:sz="12" w:space="0" w:color="auto"/>
              <w:right w:val="nil"/>
            </w:tcBorders>
            <w:vAlign w:val="center"/>
          </w:tcPr>
          <w:p w14:paraId="60A47E74"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项目终验</w:t>
            </w:r>
          </w:p>
        </w:tc>
        <w:tc>
          <w:tcPr>
            <w:tcW w:w="1457" w:type="dxa"/>
            <w:tcBorders>
              <w:top w:val="dotted" w:sz="4" w:space="0" w:color="auto"/>
              <w:left w:val="nil"/>
              <w:bottom w:val="single" w:sz="12" w:space="0" w:color="auto"/>
              <w:right w:val="nil"/>
            </w:tcBorders>
            <w:vAlign w:val="center"/>
          </w:tcPr>
          <w:p w14:paraId="21940847" w14:textId="77777777" w:rsidR="0022511A" w:rsidRPr="00931C78" w:rsidRDefault="0022511A" w:rsidP="00931C78">
            <w:pPr>
              <w:rPr>
                <w:rFonts w:ascii="宋体" w:eastAsia="宋体" w:hAnsi="宋体" w:cs="宋体"/>
                <w:sz w:val="24"/>
                <w:szCs w:val="24"/>
              </w:rPr>
            </w:pPr>
            <w:r w:rsidRPr="00931C78">
              <w:rPr>
                <w:rFonts w:ascii="宋体" w:eastAsia="宋体" w:hAnsi="宋体" w:cs="宋体" w:hint="eastAsia"/>
                <w:sz w:val="24"/>
                <w:szCs w:val="24"/>
              </w:rPr>
              <w:t>验收报告</w:t>
            </w:r>
          </w:p>
        </w:tc>
      </w:tr>
    </w:tbl>
    <w:p w14:paraId="21F8068E" w14:textId="77777777" w:rsidR="00931C78" w:rsidRPr="00931C78" w:rsidRDefault="00931C78" w:rsidP="00931C78">
      <w:pPr>
        <w:sectPr w:rsidR="00931C78" w:rsidRPr="00931C78" w:rsidSect="002A770B">
          <w:headerReference w:type="default" r:id="rId18"/>
          <w:footerReference w:type="default" r:id="rId19"/>
          <w:pgSz w:w="11906" w:h="16838" w:code="9"/>
          <w:pgMar w:top="1418" w:right="1418" w:bottom="1418" w:left="1418" w:header="737" w:footer="851" w:gutter="567"/>
          <w:pgNumType w:fmt="numberInDash"/>
          <w:cols w:space="425"/>
          <w:docGrid w:type="lines" w:linePitch="312"/>
        </w:sectPr>
      </w:pPr>
    </w:p>
    <w:p w14:paraId="447B840D" w14:textId="1242CC90" w:rsidR="00960E67" w:rsidRDefault="00C67AB4" w:rsidP="005A36F7">
      <w:pPr>
        <w:pStyle w:val="1"/>
      </w:pPr>
      <w:bookmarkStart w:id="34" w:name="_Toc130561526"/>
      <w:r>
        <w:rPr>
          <w:rFonts w:hint="eastAsia"/>
        </w:rPr>
        <w:t xml:space="preserve">3 </w:t>
      </w:r>
      <w:r w:rsidRPr="005B386E">
        <w:rPr>
          <w:rFonts w:hint="eastAsia"/>
        </w:rPr>
        <w:t>需求分析</w:t>
      </w:r>
      <w:bookmarkEnd w:id="29"/>
      <w:bookmarkEnd w:id="30"/>
      <w:bookmarkEnd w:id="31"/>
      <w:bookmarkEnd w:id="32"/>
      <w:bookmarkEnd w:id="34"/>
    </w:p>
    <w:p w14:paraId="16F40F4C" w14:textId="5B39371A" w:rsidR="00375157" w:rsidRPr="00375157" w:rsidRDefault="00375157" w:rsidP="00375157">
      <w:pPr>
        <w:spacing w:line="360" w:lineRule="auto"/>
        <w:ind w:firstLineChars="200" w:firstLine="480"/>
        <w:rPr>
          <w:rFonts w:ascii="宋体" w:eastAsia="宋体" w:hAnsi="宋体"/>
          <w:sz w:val="24"/>
          <w:szCs w:val="24"/>
        </w:rPr>
      </w:pPr>
      <w:bookmarkStart w:id="35" w:name="_Toc166815641"/>
      <w:bookmarkStart w:id="36" w:name="_Toc166825966"/>
      <w:bookmarkStart w:id="37" w:name="_Toc495165222"/>
      <w:bookmarkStart w:id="38" w:name="_Toc103510102"/>
      <w:r w:rsidRPr="00375157">
        <w:rPr>
          <w:rFonts w:ascii="宋体" w:eastAsia="宋体" w:hAnsi="宋体" w:hint="eastAsia"/>
          <w:sz w:val="24"/>
          <w:szCs w:val="24"/>
        </w:rPr>
        <w:t>软件需求就是用户对目标软件系统的期望。为了开发出真正满足用户需求的软件产品，首先必须知道用户的需求。对软件需求的深入理解是软件开发工作获得成功的前提条件，不论人们把设计和编码工作做得如何出色，不能真正满足用户需求的程序只会令用户失望</w:t>
      </w:r>
      <w:r w:rsidRPr="00375157">
        <w:rPr>
          <w:rFonts w:ascii="宋体" w:eastAsia="宋体" w:hAnsi="宋体"/>
          <w:sz w:val="24"/>
          <w:szCs w:val="24"/>
        </w:rPr>
        <w:t>,</w:t>
      </w:r>
      <w:r w:rsidRPr="00375157">
        <w:rPr>
          <w:rFonts w:ascii="宋体" w:eastAsia="宋体" w:hAnsi="宋体"/>
          <w:bCs/>
          <w:sz w:val="24"/>
          <w:szCs w:val="24"/>
        </w:rPr>
        <w:t>并且给开发者带来烦恼</w:t>
      </w:r>
      <w:r w:rsidRPr="00375157">
        <w:rPr>
          <w:rFonts w:ascii="宋体" w:eastAsia="宋体" w:hAnsi="宋体" w:hint="eastAsia"/>
          <w:bCs/>
          <w:sz w:val="24"/>
          <w:szCs w:val="24"/>
        </w:rPr>
        <w:t>。</w:t>
      </w:r>
      <w:r w:rsidRPr="00375157">
        <w:rPr>
          <w:rFonts w:ascii="宋体" w:eastAsia="宋体" w:hAnsi="宋体" w:hint="eastAsia"/>
          <w:sz w:val="24"/>
          <w:szCs w:val="24"/>
        </w:rPr>
        <w:t>需求分析是软件定义时期的最后一个阶段，它的基本任务是准确地回答</w:t>
      </w:r>
      <w:r w:rsidRPr="00375157">
        <w:rPr>
          <w:rFonts w:ascii="宋体" w:eastAsia="宋体" w:hAnsi="宋体"/>
          <w:sz w:val="24"/>
          <w:szCs w:val="24"/>
        </w:rPr>
        <w:t>"系统必须做什么"这个问题，最终的成品是一份"软件需求规格说明书"。</w:t>
      </w:r>
    </w:p>
    <w:p w14:paraId="00D25F3A" w14:textId="33D0DB8A" w:rsidR="00C67AB4" w:rsidRDefault="00C67AB4" w:rsidP="00375157">
      <w:pPr>
        <w:pStyle w:val="2"/>
        <w:spacing w:beforeLines="50" w:before="156" w:afterLines="50" w:after="156" w:line="360" w:lineRule="auto"/>
        <w:rPr>
          <w:rFonts w:ascii="Times New Roman" w:eastAsia="宋体" w:hAnsi="Times New Roman" w:cs="Times New Roman"/>
        </w:rPr>
      </w:pPr>
      <w:bookmarkStart w:id="39" w:name="_Toc130561527"/>
      <w:r w:rsidRPr="00573578">
        <w:rPr>
          <w:rFonts w:ascii="Times New Roman" w:eastAsia="宋体" w:hAnsi="Times New Roman" w:cs="Times New Roman" w:hint="eastAsia"/>
        </w:rPr>
        <w:t xml:space="preserve">3.1 </w:t>
      </w:r>
      <w:r w:rsidRPr="00573578">
        <w:rPr>
          <w:rFonts w:ascii="Times New Roman" w:eastAsia="宋体" w:hAnsi="Times New Roman" w:cs="Times New Roman" w:hint="eastAsia"/>
        </w:rPr>
        <w:t>系统综合需求</w:t>
      </w:r>
      <w:bookmarkEnd w:id="35"/>
      <w:bookmarkEnd w:id="36"/>
      <w:bookmarkEnd w:id="37"/>
      <w:bookmarkEnd w:id="38"/>
      <w:bookmarkEnd w:id="39"/>
    </w:p>
    <w:p w14:paraId="6E830343" w14:textId="7A7C8376" w:rsidR="00375157" w:rsidRPr="00404F2D" w:rsidRDefault="00375157" w:rsidP="00375157">
      <w:pPr>
        <w:spacing w:line="360" w:lineRule="auto"/>
        <w:ind w:firstLineChars="200" w:firstLine="480"/>
        <w:rPr>
          <w:rFonts w:ascii="宋体" w:eastAsia="宋体" w:hAnsi="宋体"/>
          <w:sz w:val="24"/>
          <w:szCs w:val="24"/>
        </w:rPr>
      </w:pPr>
      <w:r w:rsidRPr="00404F2D">
        <w:rPr>
          <w:rFonts w:ascii="宋体" w:eastAsia="宋体" w:hAnsi="宋体" w:hint="eastAsia"/>
          <w:sz w:val="24"/>
          <w:szCs w:val="24"/>
          <w:shd w:val="clear" w:color="auto" w:fill="FFFFFF"/>
        </w:rPr>
        <w:t>图像识别技术可能是以图像的主要特征为基础的。每个图像都有它的特征，如字母A有个尖，P有个圈、而Y的中心有个锐角等。对图像识别时眼动的研究表明，视线总是集中在图像的主要特征上，也就是集中在图像轮廓曲度最大或轮廓方</w:t>
      </w:r>
      <w:r w:rsidRPr="00404F2D">
        <w:rPr>
          <w:rFonts w:ascii="宋体" w:eastAsia="宋体" w:hAnsi="宋体" w:hint="eastAsia"/>
          <w:sz w:val="24"/>
          <w:szCs w:val="24"/>
          <w:shd w:val="clear" w:color="auto" w:fill="FFFFFF"/>
        </w:rPr>
        <w:lastRenderedPageBreak/>
        <w:t>向突然改变的地方，这些地方的信息量最大。而且眼睛的扫描路线也总是依次从一个特征转到另一个特征上。由此可见，在图像识别过程中，知觉机制必须排除输入的多余信息,抽出关键的信息。同时,在大脑里必定有一个负责整合信息的机制，它能把分阶段获得的信息整理成一个完整的知觉映象。</w:t>
      </w:r>
    </w:p>
    <w:p w14:paraId="35054479" w14:textId="505BC55D" w:rsidR="004A501D" w:rsidRDefault="004A501D" w:rsidP="004A501D">
      <w:pPr>
        <w:pStyle w:val="3"/>
        <w:spacing w:before="156" w:after="156"/>
        <w:rPr>
          <w:rFonts w:ascii="Times New Roman" w:eastAsia="宋体" w:hAnsi="Times New Roman" w:cs="Times New Roman"/>
          <w:b/>
          <w:bCs w:val="0"/>
          <w:sz w:val="28"/>
          <w:szCs w:val="28"/>
        </w:rPr>
      </w:pPr>
      <w:bookmarkStart w:id="40" w:name="_Toc130561528"/>
      <w:bookmarkStart w:id="41" w:name="_Toc103510103"/>
      <w:bookmarkStart w:id="42" w:name="_Toc166815645"/>
      <w:bookmarkStart w:id="43" w:name="_Toc166825968"/>
      <w:bookmarkStart w:id="44" w:name="_Toc495165224"/>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.1.1</w:t>
      </w:r>
      <w:r w:rsidRPr="00E81888">
        <w:rPr>
          <w:rFonts w:ascii="Times New Roman" w:eastAsia="宋体" w:hAnsi="Times New Roman" w:cs="Times New Roman" w:hint="eastAsia"/>
          <w:b/>
          <w:bCs w:val="0"/>
          <w:sz w:val="28"/>
          <w:szCs w:val="28"/>
        </w:rPr>
        <w:t>功能需求概述</w:t>
      </w:r>
      <w:bookmarkEnd w:id="40"/>
    </w:p>
    <w:p w14:paraId="6BAF4F4F" w14:textId="36313999" w:rsidR="00CD0C84" w:rsidRPr="00CD0C84" w:rsidRDefault="00CD0C84" w:rsidP="00CD0C84">
      <w:pPr>
        <w:spacing w:line="360" w:lineRule="auto"/>
        <w:ind w:firstLineChars="200" w:firstLine="480"/>
        <w:rPr>
          <w:rFonts w:ascii="宋体" w:eastAsia="宋体" w:hAnsi="宋体"/>
          <w:sz w:val="24"/>
          <w:szCs w:val="24"/>
        </w:rPr>
      </w:pPr>
      <w:r w:rsidRPr="00CD0C84">
        <w:rPr>
          <w:rFonts w:ascii="宋体" w:eastAsia="宋体" w:hAnsi="宋体" w:hint="eastAsia"/>
          <w:color w:val="121212"/>
          <w:sz w:val="24"/>
          <w:szCs w:val="24"/>
          <w:shd w:val="clear" w:color="auto" w:fill="FFFFFF"/>
        </w:rPr>
        <w:t>图像识别是人工智能的一个重要领域。图像识别的发展经历了三个阶段：文字识别、数字图像处理与识别、物体识别。图像识别，顾名思义，就是对图像做出各种处理、分析，最终识别我们所要研究的目标。今天所指的图像识别并不仅仅是用人类的肉眼，而是借助计算机技术进行识别。虽然人类的识别能力很强大，但是对于高速发展的社会，人类自身识别能力已经满足不了我们的需求，于是就产生了基于计算机的图像识别技术。这就像人类研究生物细胞，完全靠肉眼观察细胞是不现实的，这样自然就产生了显微镜等用于精确观测的仪器。通常一个领域有固有技术无法解决的需求时，就会产生相应的新技术。图像识别技术也是如此，此技术的产生就是为了让计算机代替人类去处理大量的物理信息，解决人类无法识别或者识别率特别低的信息。</w:t>
      </w:r>
    </w:p>
    <w:p w14:paraId="7276B567" w14:textId="20D8A28F" w:rsidR="00C67AB4" w:rsidRPr="004A501D" w:rsidRDefault="00C67AB4" w:rsidP="004A501D">
      <w:pPr>
        <w:pStyle w:val="2"/>
        <w:spacing w:beforeLines="50" w:before="156" w:afterLines="50" w:after="156" w:line="360" w:lineRule="auto"/>
        <w:rPr>
          <w:rFonts w:ascii="Times New Roman" w:eastAsia="宋体" w:hAnsi="Times New Roman" w:cs="Times New Roman"/>
        </w:rPr>
      </w:pPr>
      <w:bookmarkStart w:id="45" w:name="_Toc130561531"/>
      <w:r w:rsidRPr="004A501D">
        <w:rPr>
          <w:rFonts w:ascii="Times New Roman" w:eastAsia="宋体" w:hAnsi="Times New Roman" w:cs="Times New Roman" w:hint="eastAsia"/>
        </w:rPr>
        <w:t>3.2</w:t>
      </w:r>
      <w:r w:rsidR="00564617" w:rsidRPr="004A501D">
        <w:rPr>
          <w:rFonts w:ascii="Times New Roman" w:eastAsia="宋体" w:hAnsi="Times New Roman" w:cs="Times New Roman"/>
        </w:rPr>
        <w:t xml:space="preserve"> </w:t>
      </w:r>
      <w:r w:rsidRPr="004A501D">
        <w:rPr>
          <w:rFonts w:ascii="Times New Roman" w:eastAsia="宋体" w:hAnsi="Times New Roman" w:cs="Times New Roman" w:hint="eastAsia"/>
        </w:rPr>
        <w:t>数据流图</w:t>
      </w:r>
      <w:bookmarkEnd w:id="41"/>
      <w:r w:rsidR="004A501D">
        <w:rPr>
          <w:rFonts w:ascii="Times New Roman" w:eastAsia="宋体" w:hAnsi="Times New Roman" w:cs="Times New Roman" w:hint="eastAsia"/>
        </w:rPr>
        <w:t>分析</w:t>
      </w:r>
      <w:bookmarkEnd w:id="45"/>
    </w:p>
    <w:p w14:paraId="48944D1A" w14:textId="29A2F749" w:rsidR="006C6C62" w:rsidRDefault="00564617" w:rsidP="006C6C62">
      <w:pPr>
        <w:pStyle w:val="3"/>
        <w:spacing w:before="156" w:after="156"/>
        <w:rPr>
          <w:rFonts w:ascii="Times New Roman" w:eastAsia="宋体" w:hAnsi="Times New Roman" w:cs="Times New Roman"/>
          <w:b/>
          <w:bCs w:val="0"/>
          <w:sz w:val="28"/>
          <w:szCs w:val="28"/>
        </w:rPr>
      </w:pPr>
      <w:bookmarkStart w:id="46" w:name="_Toc103510104"/>
      <w:bookmarkStart w:id="47" w:name="_Toc130561532"/>
      <w:r w:rsidRPr="004A501D">
        <w:rPr>
          <w:rFonts w:ascii="Times New Roman" w:eastAsia="宋体" w:hAnsi="Times New Roman" w:cs="Times New Roman" w:hint="eastAsia"/>
          <w:b/>
          <w:bCs w:val="0"/>
          <w:sz w:val="28"/>
          <w:szCs w:val="28"/>
        </w:rPr>
        <w:t>3.2.1</w:t>
      </w:r>
      <w:r w:rsidRPr="004A501D">
        <w:rPr>
          <w:rFonts w:ascii="Times New Roman" w:eastAsia="宋体" w:hAnsi="Times New Roman" w:cs="Times New Roman"/>
          <w:b/>
          <w:bCs w:val="0"/>
          <w:sz w:val="28"/>
          <w:szCs w:val="28"/>
        </w:rPr>
        <w:t xml:space="preserve"> </w:t>
      </w:r>
      <w:r w:rsidR="004A501D">
        <w:rPr>
          <w:rFonts w:ascii="Times New Roman" w:eastAsia="宋体" w:hAnsi="Times New Roman" w:cs="Times New Roman" w:hint="eastAsia"/>
          <w:b/>
          <w:bCs w:val="0"/>
          <w:sz w:val="28"/>
          <w:szCs w:val="28"/>
        </w:rPr>
        <w:t>顶层</w:t>
      </w:r>
      <w:r w:rsidRPr="004A501D">
        <w:rPr>
          <w:rFonts w:ascii="Times New Roman" w:eastAsia="宋体" w:hAnsi="Times New Roman" w:cs="Times New Roman" w:hint="eastAsia"/>
          <w:b/>
          <w:bCs w:val="0"/>
          <w:sz w:val="28"/>
          <w:szCs w:val="28"/>
        </w:rPr>
        <w:t>数据流图</w:t>
      </w:r>
      <w:bookmarkEnd w:id="46"/>
      <w:bookmarkEnd w:id="47"/>
    </w:p>
    <w:p w14:paraId="6BF56DC1" w14:textId="56DE084B" w:rsidR="001A1887" w:rsidRDefault="001A1887" w:rsidP="001A1887">
      <w:pPr>
        <w:jc w:val="center"/>
      </w:pPr>
      <w:r>
        <w:object w:dxaOrig="6805" w:dyaOrig="1188" w14:anchorId="4CED452F">
          <v:shape id="_x0000_i1026" type="#_x0000_t75" style="width:340pt;height:59.35pt" o:ole="">
            <v:imagedata r:id="rId20" o:title=""/>
          </v:shape>
          <o:OLEObject Type="Embed" ProgID="Visio.Drawing.15" ShapeID="_x0000_i1026" DrawAspect="Content" ObjectID="_1742826566" r:id="rId21"/>
        </w:object>
      </w:r>
    </w:p>
    <w:p w14:paraId="1EF10156" w14:textId="08DE6EDD" w:rsidR="00660B9B" w:rsidRPr="00660B9B" w:rsidRDefault="00660B9B" w:rsidP="001A1887">
      <w:pPr>
        <w:jc w:val="center"/>
        <w:rPr>
          <w:rFonts w:ascii="宋体" w:eastAsia="宋体" w:hAnsi="宋体"/>
          <w:b/>
          <w:bCs/>
          <w:sz w:val="24"/>
          <w:szCs w:val="24"/>
        </w:rPr>
      </w:pPr>
      <w:r w:rsidRPr="00660B9B">
        <w:rPr>
          <w:rFonts w:ascii="宋体" w:eastAsia="宋体" w:hAnsi="宋体" w:hint="eastAsia"/>
          <w:b/>
          <w:bCs/>
          <w:sz w:val="24"/>
          <w:szCs w:val="24"/>
        </w:rPr>
        <w:t>图3</w:t>
      </w:r>
      <w:r w:rsidRPr="00660B9B">
        <w:rPr>
          <w:rFonts w:ascii="宋体" w:eastAsia="宋体" w:hAnsi="宋体"/>
          <w:b/>
          <w:bCs/>
          <w:sz w:val="24"/>
          <w:szCs w:val="24"/>
        </w:rPr>
        <w:t xml:space="preserve">-1 </w:t>
      </w:r>
      <w:r w:rsidRPr="00660B9B">
        <w:rPr>
          <w:rFonts w:ascii="宋体" w:eastAsia="宋体" w:hAnsi="宋体" w:hint="eastAsia"/>
          <w:b/>
          <w:bCs/>
          <w:sz w:val="24"/>
          <w:szCs w:val="24"/>
        </w:rPr>
        <w:t>顶层数据流图</w:t>
      </w:r>
    </w:p>
    <w:p w14:paraId="11D673B4" w14:textId="1DB1D33D" w:rsidR="00C67AB4" w:rsidRDefault="00564617" w:rsidP="004A501D">
      <w:pPr>
        <w:pStyle w:val="3"/>
        <w:spacing w:before="156" w:after="156"/>
        <w:rPr>
          <w:rFonts w:ascii="Times New Roman" w:eastAsia="宋体" w:hAnsi="Times New Roman" w:cs="Times New Roman"/>
          <w:b/>
          <w:bCs w:val="0"/>
          <w:sz w:val="28"/>
          <w:szCs w:val="28"/>
        </w:rPr>
      </w:pPr>
      <w:bookmarkStart w:id="48" w:name="_Toc103510105"/>
      <w:bookmarkStart w:id="49" w:name="_Toc130561533"/>
      <w:r w:rsidRPr="004A501D">
        <w:rPr>
          <w:rFonts w:ascii="Times New Roman" w:eastAsia="宋体" w:hAnsi="Times New Roman" w:cs="Times New Roman" w:hint="eastAsia"/>
          <w:b/>
          <w:bCs w:val="0"/>
          <w:sz w:val="28"/>
          <w:szCs w:val="28"/>
        </w:rPr>
        <w:lastRenderedPageBreak/>
        <w:t>3.2.2</w:t>
      </w:r>
      <w:r w:rsidRPr="004A501D">
        <w:rPr>
          <w:rFonts w:ascii="Times New Roman" w:eastAsia="宋体" w:hAnsi="Times New Roman" w:cs="Times New Roman"/>
          <w:b/>
          <w:bCs w:val="0"/>
          <w:sz w:val="28"/>
          <w:szCs w:val="28"/>
        </w:rPr>
        <w:t xml:space="preserve"> </w:t>
      </w:r>
      <w:r w:rsidR="004A501D">
        <w:rPr>
          <w:rFonts w:ascii="Times New Roman" w:eastAsia="宋体" w:hAnsi="Times New Roman" w:cs="Times New Roman" w:hint="eastAsia"/>
          <w:b/>
          <w:bCs w:val="0"/>
          <w:sz w:val="28"/>
          <w:szCs w:val="28"/>
        </w:rPr>
        <w:t>功能级</w:t>
      </w:r>
      <w:r w:rsidRPr="004A501D">
        <w:rPr>
          <w:rFonts w:ascii="Times New Roman" w:eastAsia="宋体" w:hAnsi="Times New Roman" w:cs="Times New Roman" w:hint="eastAsia"/>
          <w:b/>
          <w:bCs w:val="0"/>
          <w:sz w:val="28"/>
          <w:szCs w:val="28"/>
        </w:rPr>
        <w:t>数据流图</w:t>
      </w:r>
      <w:bookmarkEnd w:id="48"/>
      <w:bookmarkEnd w:id="49"/>
    </w:p>
    <w:p w14:paraId="4A019989" w14:textId="1CB847AE" w:rsidR="00831537" w:rsidRDefault="00831537" w:rsidP="00831537">
      <w:pPr>
        <w:jc w:val="center"/>
      </w:pPr>
      <w:r>
        <w:object w:dxaOrig="9505" w:dyaOrig="2953" w14:anchorId="513EC5E5">
          <v:shape id="_x0000_i1027" type="#_x0000_t75" style="width:424.65pt;height:132pt" o:ole="">
            <v:imagedata r:id="rId22" o:title=""/>
          </v:shape>
          <o:OLEObject Type="Embed" ProgID="Visio.Drawing.15" ShapeID="_x0000_i1027" DrawAspect="Content" ObjectID="_1742826567" r:id="rId23"/>
        </w:object>
      </w:r>
    </w:p>
    <w:p w14:paraId="64A2A385" w14:textId="7530C8E6" w:rsidR="00660B9B" w:rsidRPr="00660B9B" w:rsidRDefault="00660B9B" w:rsidP="00831537">
      <w:pPr>
        <w:jc w:val="center"/>
        <w:rPr>
          <w:rFonts w:ascii="宋体" w:eastAsia="宋体" w:hAnsi="宋体"/>
          <w:b/>
          <w:bCs/>
          <w:sz w:val="24"/>
          <w:szCs w:val="24"/>
        </w:rPr>
      </w:pPr>
      <w:r w:rsidRPr="00660B9B">
        <w:rPr>
          <w:rFonts w:ascii="宋体" w:eastAsia="宋体" w:hAnsi="宋体" w:hint="eastAsia"/>
          <w:b/>
          <w:bCs/>
          <w:sz w:val="24"/>
          <w:szCs w:val="24"/>
        </w:rPr>
        <w:t>图3</w:t>
      </w:r>
      <w:r w:rsidRPr="00660B9B">
        <w:rPr>
          <w:rFonts w:ascii="宋体" w:eastAsia="宋体" w:hAnsi="宋体"/>
          <w:b/>
          <w:bCs/>
          <w:sz w:val="24"/>
          <w:szCs w:val="24"/>
        </w:rPr>
        <w:t xml:space="preserve">-2 </w:t>
      </w:r>
      <w:r w:rsidRPr="00660B9B">
        <w:rPr>
          <w:rFonts w:ascii="宋体" w:eastAsia="宋体" w:hAnsi="宋体" w:hint="eastAsia"/>
          <w:b/>
          <w:bCs/>
          <w:sz w:val="24"/>
          <w:szCs w:val="24"/>
        </w:rPr>
        <w:t>功能级数据流图</w:t>
      </w:r>
    </w:p>
    <w:p w14:paraId="644CB65E" w14:textId="783271BF" w:rsidR="004A501D" w:rsidRDefault="004A501D" w:rsidP="004A501D">
      <w:pPr>
        <w:pStyle w:val="3"/>
        <w:spacing w:before="156" w:after="156"/>
        <w:rPr>
          <w:rFonts w:ascii="Times New Roman" w:eastAsia="宋体" w:hAnsi="Times New Roman" w:cs="Times New Roman"/>
          <w:b/>
          <w:bCs w:val="0"/>
          <w:sz w:val="28"/>
          <w:szCs w:val="28"/>
        </w:rPr>
      </w:pPr>
      <w:bookmarkStart w:id="50" w:name="_Toc130561534"/>
      <w:r w:rsidRPr="004A501D">
        <w:rPr>
          <w:rFonts w:ascii="Times New Roman" w:eastAsia="宋体" w:hAnsi="Times New Roman" w:cs="Times New Roman" w:hint="eastAsia"/>
          <w:b/>
          <w:bCs w:val="0"/>
          <w:sz w:val="28"/>
          <w:szCs w:val="28"/>
        </w:rPr>
        <w:t>3</w:t>
      </w:r>
      <w:r w:rsidRPr="004A501D">
        <w:rPr>
          <w:rFonts w:ascii="Times New Roman" w:eastAsia="宋体" w:hAnsi="Times New Roman" w:cs="Times New Roman"/>
          <w:b/>
          <w:bCs w:val="0"/>
          <w:sz w:val="28"/>
          <w:szCs w:val="28"/>
        </w:rPr>
        <w:t xml:space="preserve">.2.3 </w:t>
      </w:r>
      <w:r w:rsidRPr="004A501D">
        <w:rPr>
          <w:rFonts w:ascii="Times New Roman" w:eastAsia="宋体" w:hAnsi="Times New Roman" w:cs="Times New Roman" w:hint="eastAsia"/>
          <w:b/>
          <w:bCs w:val="0"/>
          <w:sz w:val="28"/>
          <w:szCs w:val="28"/>
        </w:rPr>
        <w:t>数据流图细化</w:t>
      </w:r>
      <w:r>
        <w:rPr>
          <w:rFonts w:ascii="Times New Roman" w:eastAsia="宋体" w:hAnsi="Times New Roman" w:cs="Times New Roman" w:hint="eastAsia"/>
          <w:b/>
          <w:bCs w:val="0"/>
          <w:sz w:val="28"/>
          <w:szCs w:val="28"/>
        </w:rPr>
        <w:t>与分解</w:t>
      </w:r>
      <w:bookmarkEnd w:id="50"/>
    </w:p>
    <w:p w14:paraId="4242B0A3" w14:textId="3C6226CE" w:rsidR="00660B9B" w:rsidRDefault="00660B9B" w:rsidP="00660B9B">
      <w:pPr>
        <w:jc w:val="center"/>
      </w:pPr>
      <w:r>
        <w:object w:dxaOrig="6156" w:dyaOrig="6805" w14:anchorId="0C77E43A">
          <v:shape id="_x0000_i1028" type="#_x0000_t75" style="width:308pt;height:340pt" o:ole="">
            <v:imagedata r:id="rId24" o:title=""/>
          </v:shape>
          <o:OLEObject Type="Embed" ProgID="Visio.Drawing.15" ShapeID="_x0000_i1028" DrawAspect="Content" ObjectID="_1742826568" r:id="rId25"/>
        </w:object>
      </w:r>
    </w:p>
    <w:p w14:paraId="4AF9FCEF" w14:textId="7369402D" w:rsidR="00A64E86" w:rsidRDefault="00660B9B" w:rsidP="00A64E86">
      <w:pPr>
        <w:jc w:val="center"/>
        <w:rPr>
          <w:rFonts w:ascii="宋体" w:eastAsia="宋体" w:hAnsi="宋体"/>
          <w:b/>
          <w:bCs/>
          <w:sz w:val="24"/>
          <w:szCs w:val="24"/>
        </w:rPr>
      </w:pPr>
      <w:r w:rsidRPr="00660B9B">
        <w:rPr>
          <w:rFonts w:ascii="宋体" w:eastAsia="宋体" w:hAnsi="宋体" w:hint="eastAsia"/>
          <w:b/>
          <w:bCs/>
          <w:sz w:val="24"/>
          <w:szCs w:val="24"/>
        </w:rPr>
        <w:t>图3</w:t>
      </w:r>
      <w:r w:rsidRPr="00660B9B">
        <w:rPr>
          <w:rFonts w:ascii="宋体" w:eastAsia="宋体" w:hAnsi="宋体"/>
          <w:b/>
          <w:bCs/>
          <w:sz w:val="24"/>
          <w:szCs w:val="24"/>
        </w:rPr>
        <w:t xml:space="preserve">-3 </w:t>
      </w:r>
      <w:r w:rsidRPr="00660B9B">
        <w:rPr>
          <w:rFonts w:ascii="宋体" w:eastAsia="宋体" w:hAnsi="宋体" w:hint="eastAsia"/>
          <w:b/>
          <w:bCs/>
          <w:sz w:val="24"/>
          <w:szCs w:val="24"/>
        </w:rPr>
        <w:t>登录信息数据流图</w:t>
      </w:r>
    </w:p>
    <w:p w14:paraId="1459C378" w14:textId="1EA8105E" w:rsidR="004F5E65" w:rsidRDefault="004F5E65" w:rsidP="004F5E65">
      <w:pPr>
        <w:jc w:val="center"/>
      </w:pPr>
      <w:r>
        <w:object w:dxaOrig="10069" w:dyaOrig="4753" w14:anchorId="25DFF6C4">
          <v:shape id="_x0000_i1029" type="#_x0000_t75" style="width:424.65pt;height:200.65pt" o:ole="">
            <v:imagedata r:id="rId26" o:title=""/>
          </v:shape>
          <o:OLEObject Type="Embed" ProgID="Visio.Drawing.15" ShapeID="_x0000_i1029" DrawAspect="Content" ObjectID="_1742826569" r:id="rId27"/>
        </w:object>
      </w:r>
    </w:p>
    <w:p w14:paraId="70908289" w14:textId="3088A70A" w:rsidR="00A64E86" w:rsidRDefault="004F5E65" w:rsidP="00660B9B">
      <w:pPr>
        <w:jc w:val="center"/>
        <w:rPr>
          <w:rFonts w:ascii="宋体" w:eastAsia="宋体" w:hAnsi="宋体"/>
          <w:b/>
          <w:bCs/>
          <w:sz w:val="24"/>
          <w:szCs w:val="24"/>
        </w:rPr>
      </w:pPr>
      <w:r>
        <w:rPr>
          <w:rFonts w:ascii="宋体" w:eastAsia="宋体" w:hAnsi="宋体" w:hint="eastAsia"/>
          <w:b/>
          <w:bCs/>
          <w:sz w:val="24"/>
          <w:szCs w:val="24"/>
        </w:rPr>
        <w:t>图</w:t>
      </w:r>
      <w:r w:rsidR="00A64E86" w:rsidRPr="00A64E86">
        <w:rPr>
          <w:rFonts w:ascii="宋体" w:eastAsia="宋体" w:hAnsi="宋体"/>
          <w:b/>
          <w:bCs/>
          <w:sz w:val="24"/>
          <w:szCs w:val="24"/>
        </w:rPr>
        <w:t xml:space="preserve">3-4 </w:t>
      </w:r>
      <w:r w:rsidR="00A64E86" w:rsidRPr="00A64E86">
        <w:rPr>
          <w:rFonts w:ascii="宋体" w:eastAsia="宋体" w:hAnsi="宋体" w:hint="eastAsia"/>
          <w:b/>
          <w:bCs/>
          <w:sz w:val="24"/>
          <w:szCs w:val="24"/>
        </w:rPr>
        <w:t>图片信息数据流图</w:t>
      </w:r>
    </w:p>
    <w:p w14:paraId="057CE9A7" w14:textId="59371CD9" w:rsidR="004F5E65" w:rsidRDefault="004F5E65" w:rsidP="00660B9B">
      <w:pPr>
        <w:jc w:val="center"/>
      </w:pPr>
      <w:r>
        <w:object w:dxaOrig="8089" w:dyaOrig="5953" w14:anchorId="4C02062D">
          <v:shape id="_x0000_i1030" type="#_x0000_t75" style="width:404.65pt;height:297.35pt" o:ole="">
            <v:imagedata r:id="rId28" o:title=""/>
          </v:shape>
          <o:OLEObject Type="Embed" ProgID="Visio.Drawing.15" ShapeID="_x0000_i1030" DrawAspect="Content" ObjectID="_1742826570" r:id="rId29"/>
        </w:object>
      </w:r>
      <w:r w:rsidR="006D1157">
        <w:tab/>
      </w:r>
    </w:p>
    <w:p w14:paraId="4028B52C" w14:textId="04391A8F" w:rsidR="004F5E65" w:rsidRPr="004F5E65" w:rsidRDefault="004F5E65" w:rsidP="00660B9B">
      <w:pPr>
        <w:jc w:val="center"/>
        <w:rPr>
          <w:rFonts w:ascii="宋体" w:eastAsia="宋体" w:hAnsi="宋体"/>
          <w:b/>
          <w:bCs/>
          <w:sz w:val="24"/>
          <w:szCs w:val="24"/>
        </w:rPr>
      </w:pPr>
      <w:r w:rsidRPr="004F5E65">
        <w:rPr>
          <w:rFonts w:ascii="宋体" w:eastAsia="宋体" w:hAnsi="宋体" w:hint="eastAsia"/>
          <w:b/>
          <w:bCs/>
          <w:sz w:val="24"/>
          <w:szCs w:val="24"/>
        </w:rPr>
        <w:t>图3</w:t>
      </w:r>
      <w:r w:rsidRPr="004F5E65">
        <w:rPr>
          <w:rFonts w:ascii="宋体" w:eastAsia="宋体" w:hAnsi="宋体"/>
          <w:b/>
          <w:bCs/>
          <w:sz w:val="24"/>
          <w:szCs w:val="24"/>
        </w:rPr>
        <w:t xml:space="preserve">-5 </w:t>
      </w:r>
      <w:r w:rsidRPr="004F5E65">
        <w:rPr>
          <w:rFonts w:ascii="宋体" w:eastAsia="宋体" w:hAnsi="宋体" w:hint="eastAsia"/>
          <w:b/>
          <w:bCs/>
          <w:sz w:val="24"/>
          <w:szCs w:val="24"/>
        </w:rPr>
        <w:t>图片信息分类数据流图</w:t>
      </w:r>
    </w:p>
    <w:p w14:paraId="6916465F" w14:textId="77777777" w:rsidR="003169A7" w:rsidRDefault="00C67AB4" w:rsidP="00893B84">
      <w:pPr>
        <w:pStyle w:val="2"/>
        <w:spacing w:beforeLines="50" w:before="156" w:afterLines="50" w:after="156" w:line="360" w:lineRule="auto"/>
        <w:rPr>
          <w:rFonts w:ascii="Times New Roman" w:eastAsia="宋体" w:hAnsi="Times New Roman" w:cs="Times New Roman"/>
        </w:rPr>
      </w:pPr>
      <w:bookmarkStart w:id="51" w:name="_Toc103510106"/>
      <w:bookmarkStart w:id="52" w:name="_Toc130561535"/>
      <w:r w:rsidRPr="00893B84">
        <w:rPr>
          <w:rFonts w:ascii="Times New Roman" w:eastAsia="宋体" w:hAnsi="Times New Roman" w:cs="Times New Roman" w:hint="eastAsia"/>
        </w:rPr>
        <w:t>3.3</w:t>
      </w:r>
      <w:r w:rsidRPr="00893B84">
        <w:rPr>
          <w:rFonts w:ascii="Times New Roman" w:eastAsia="宋体" w:hAnsi="Times New Roman" w:cs="Times New Roman"/>
        </w:rPr>
        <w:t xml:space="preserve"> </w:t>
      </w:r>
      <w:r w:rsidRPr="00893B84">
        <w:rPr>
          <w:rFonts w:ascii="Times New Roman" w:eastAsia="宋体" w:hAnsi="Times New Roman" w:cs="Times New Roman" w:hint="eastAsia"/>
        </w:rPr>
        <w:t>数据字典</w:t>
      </w:r>
      <w:bookmarkEnd w:id="51"/>
      <w:bookmarkEnd w:id="52"/>
    </w:p>
    <w:p w14:paraId="19CAB278" w14:textId="102D539A" w:rsidR="00C67AB4" w:rsidRDefault="00C67AB4" w:rsidP="00C67AB4">
      <w:pPr>
        <w:pStyle w:val="3"/>
        <w:spacing w:before="156" w:after="156"/>
        <w:rPr>
          <w:rFonts w:ascii="Times New Roman" w:eastAsia="宋体" w:hAnsi="Times New Roman" w:cs="Times New Roman"/>
          <w:b/>
          <w:bCs w:val="0"/>
          <w:sz w:val="28"/>
          <w:szCs w:val="28"/>
        </w:rPr>
      </w:pPr>
      <w:bookmarkStart w:id="53" w:name="_Toc103510107"/>
      <w:bookmarkStart w:id="54" w:name="_Toc130561536"/>
      <w:r w:rsidRPr="000C225E">
        <w:rPr>
          <w:rFonts w:ascii="Times New Roman" w:eastAsia="宋体" w:hAnsi="Times New Roman" w:cs="Times New Roman" w:hint="eastAsia"/>
          <w:b/>
          <w:bCs w:val="0"/>
          <w:sz w:val="28"/>
          <w:szCs w:val="28"/>
        </w:rPr>
        <w:t>3.3.1</w:t>
      </w:r>
      <w:r w:rsidRPr="000C225E">
        <w:rPr>
          <w:rFonts w:ascii="Times New Roman" w:eastAsia="宋体" w:hAnsi="Times New Roman" w:cs="Times New Roman" w:hint="eastAsia"/>
          <w:b/>
          <w:bCs w:val="0"/>
          <w:sz w:val="28"/>
          <w:szCs w:val="28"/>
        </w:rPr>
        <w:t>数据</w:t>
      </w:r>
      <w:r w:rsidR="000C225E">
        <w:rPr>
          <w:rFonts w:ascii="Times New Roman" w:eastAsia="宋体" w:hAnsi="Times New Roman" w:cs="Times New Roman" w:hint="eastAsia"/>
          <w:b/>
          <w:bCs w:val="0"/>
          <w:sz w:val="28"/>
          <w:szCs w:val="28"/>
        </w:rPr>
        <w:t>流</w:t>
      </w:r>
      <w:r w:rsidRPr="000C225E">
        <w:rPr>
          <w:rFonts w:ascii="Times New Roman" w:eastAsia="宋体" w:hAnsi="Times New Roman" w:cs="Times New Roman" w:hint="eastAsia"/>
          <w:b/>
          <w:bCs w:val="0"/>
          <w:sz w:val="28"/>
          <w:szCs w:val="28"/>
        </w:rPr>
        <w:t>条目</w:t>
      </w:r>
      <w:bookmarkEnd w:id="53"/>
      <w:r w:rsidR="000C225E">
        <w:rPr>
          <w:rFonts w:ascii="Times New Roman" w:eastAsia="宋体" w:hAnsi="Times New Roman" w:cs="Times New Roman" w:hint="eastAsia"/>
          <w:b/>
          <w:bCs w:val="0"/>
          <w:sz w:val="28"/>
          <w:szCs w:val="28"/>
        </w:rPr>
        <w:t>定义</w:t>
      </w:r>
      <w:bookmarkEnd w:id="54"/>
      <w:r w:rsidR="00EE3059">
        <w:rPr>
          <w:rFonts w:ascii="Times New Roman" w:eastAsia="宋体" w:hAnsi="Times New Roman" w:cs="Times New Roman"/>
          <w:b/>
          <w:bCs w:val="0"/>
          <w:sz w:val="28"/>
          <w:szCs w:val="28"/>
        </w:rPr>
        <w:br w:type="page"/>
      </w:r>
    </w:p>
    <w:p w14:paraId="58A835F0" w14:textId="77777777" w:rsidR="000A51BA" w:rsidRPr="000A51BA" w:rsidRDefault="000A51BA"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51BA">
        <w:rPr>
          <w:rFonts w:ascii="宋体" w:eastAsia="宋体" w:hAnsi="宋体" w:hint="eastAsia"/>
          <w:bCs/>
          <w:sz w:val="24"/>
        </w:rPr>
        <w:lastRenderedPageBreak/>
        <w:t>名称：</w:t>
      </w:r>
      <w:r w:rsidRPr="000A51BA">
        <w:rPr>
          <w:rFonts w:ascii="宋体" w:eastAsia="宋体" w:hAnsi="宋体"/>
          <w:sz w:val="24"/>
        </w:rPr>
        <w:t>验证用户信息</w:t>
      </w:r>
    </w:p>
    <w:p w14:paraId="482A2D13" w14:textId="77777777" w:rsidR="000A51BA" w:rsidRPr="000A51BA" w:rsidRDefault="000A51BA"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51BA">
        <w:rPr>
          <w:rFonts w:ascii="宋体" w:eastAsia="宋体" w:hAnsi="宋体" w:hint="eastAsia"/>
          <w:bCs/>
          <w:sz w:val="24"/>
        </w:rPr>
        <w:t>别名：无</w:t>
      </w:r>
    </w:p>
    <w:p w14:paraId="15101988" w14:textId="77777777" w:rsidR="000A51BA" w:rsidRPr="000A51BA" w:rsidRDefault="000A51BA"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51BA">
        <w:rPr>
          <w:rFonts w:ascii="宋体" w:eastAsia="宋体" w:hAnsi="宋体" w:hint="eastAsia"/>
          <w:bCs/>
          <w:sz w:val="24"/>
        </w:rPr>
        <w:t>描述：用户登录信息的输入</w:t>
      </w:r>
    </w:p>
    <w:p w14:paraId="25B031E7" w14:textId="77777777" w:rsidR="000A51BA" w:rsidRPr="000A51BA" w:rsidRDefault="000A51BA"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51BA">
        <w:rPr>
          <w:rFonts w:ascii="宋体" w:eastAsia="宋体" w:hAnsi="宋体" w:hint="eastAsia"/>
          <w:bCs/>
          <w:sz w:val="24"/>
        </w:rPr>
        <w:t>数据流组成：</w:t>
      </w:r>
      <w:r w:rsidRPr="000A51BA">
        <w:rPr>
          <w:rFonts w:ascii="宋体" w:eastAsia="宋体" w:hAnsi="宋体"/>
          <w:sz w:val="24"/>
        </w:rPr>
        <w:t>验证用户信息</w:t>
      </w:r>
      <w:r w:rsidRPr="000A51BA">
        <w:rPr>
          <w:rFonts w:ascii="宋体" w:eastAsia="宋体" w:hAnsi="宋体" w:hint="eastAsia"/>
          <w:sz w:val="24"/>
        </w:rPr>
        <w:t>=</w:t>
      </w:r>
      <w:r w:rsidRPr="000A51BA">
        <w:rPr>
          <w:rFonts w:ascii="宋体" w:eastAsia="宋体" w:hAnsi="宋体" w:hint="eastAsia"/>
          <w:bCs/>
          <w:sz w:val="24"/>
        </w:rPr>
        <w:t>用户名+</w:t>
      </w:r>
      <w:r w:rsidRPr="000A51BA">
        <w:rPr>
          <w:rFonts w:ascii="宋体" w:eastAsia="宋体" w:hAnsi="宋体"/>
          <w:bCs/>
          <w:sz w:val="24"/>
        </w:rPr>
        <w:t>密码</w:t>
      </w:r>
      <w:r w:rsidRPr="000A51BA">
        <w:rPr>
          <w:rFonts w:ascii="宋体" w:eastAsia="宋体" w:hAnsi="宋体" w:hint="eastAsia"/>
          <w:bCs/>
          <w:sz w:val="24"/>
        </w:rPr>
        <w:t>+用户权限</w:t>
      </w:r>
    </w:p>
    <w:p w14:paraId="737726EF" w14:textId="77777777" w:rsidR="000A51BA" w:rsidRPr="000A51BA" w:rsidRDefault="000A51BA"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51BA">
        <w:rPr>
          <w:rFonts w:ascii="宋体" w:eastAsia="宋体" w:hAnsi="宋体" w:hint="eastAsia"/>
          <w:bCs/>
          <w:sz w:val="24"/>
        </w:rPr>
        <w:t>数据流来源：用户</w:t>
      </w:r>
    </w:p>
    <w:p w14:paraId="3D1D8B9F" w14:textId="77777777" w:rsidR="000A51BA" w:rsidRPr="000A51BA" w:rsidRDefault="000A51BA" w:rsidP="000A1A90">
      <w:pPr>
        <w:pBdr>
          <w:top w:val="single" w:sz="4" w:space="1" w:color="auto"/>
          <w:left w:val="single" w:sz="4" w:space="4" w:color="auto"/>
          <w:bottom w:val="single" w:sz="4" w:space="1" w:color="auto"/>
          <w:right w:val="single" w:sz="4" w:space="4" w:color="auto"/>
        </w:pBdr>
        <w:rPr>
          <w:rFonts w:ascii="宋体" w:eastAsia="宋体" w:hAnsi="宋体"/>
          <w:bCs/>
          <w:sz w:val="24"/>
        </w:rPr>
      </w:pPr>
      <w:r w:rsidRPr="000A51BA">
        <w:rPr>
          <w:rFonts w:ascii="宋体" w:eastAsia="宋体" w:hAnsi="宋体" w:hint="eastAsia"/>
          <w:bCs/>
          <w:sz w:val="24"/>
        </w:rPr>
        <w:t>数据流去向：用户登录</w:t>
      </w:r>
    </w:p>
    <w:p w14:paraId="10ABC390" w14:textId="77777777" w:rsidR="000A1A90" w:rsidRDefault="000A1A90" w:rsidP="000A1A90">
      <w:pPr>
        <w:pStyle w:val="ab"/>
        <w:spacing w:line="360" w:lineRule="auto"/>
        <w:ind w:firstLineChars="0" w:firstLine="0"/>
        <w:rPr>
          <w:rFonts w:ascii="宋体" w:eastAsia="宋体" w:hAnsi="宋体"/>
          <w:bCs/>
          <w:sz w:val="24"/>
        </w:rPr>
        <w:sectPr w:rsidR="000A1A90" w:rsidSect="002A770B">
          <w:type w:val="continuous"/>
          <w:pgSz w:w="11906" w:h="16838" w:code="9"/>
          <w:pgMar w:top="1418" w:right="1418" w:bottom="1418" w:left="1418" w:header="737" w:footer="851" w:gutter="567"/>
          <w:pgNumType w:fmt="numberInDash"/>
          <w:cols w:space="425"/>
          <w:docGrid w:type="lines" w:linePitch="312"/>
        </w:sectPr>
      </w:pPr>
    </w:p>
    <w:p w14:paraId="415C660F" w14:textId="77777777" w:rsidR="000A1A90" w:rsidRDefault="000A1A90" w:rsidP="000A1A90">
      <w:pPr>
        <w:pStyle w:val="ab"/>
        <w:spacing w:line="360" w:lineRule="auto"/>
        <w:ind w:firstLineChars="0" w:firstLine="0"/>
        <w:rPr>
          <w:rFonts w:ascii="宋体" w:eastAsia="宋体" w:hAnsi="宋体"/>
          <w:bCs/>
          <w:sz w:val="24"/>
        </w:rPr>
      </w:pPr>
    </w:p>
    <w:p w14:paraId="66C796B3" w14:textId="77777777" w:rsidR="008B7697" w:rsidRPr="000A1A90" w:rsidRDefault="008B7697" w:rsidP="008B7697">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名称：</w:t>
      </w:r>
      <w:r w:rsidRPr="000A1A90">
        <w:rPr>
          <w:rFonts w:ascii="宋体" w:eastAsia="宋体" w:hAnsi="宋体"/>
          <w:sz w:val="24"/>
        </w:rPr>
        <w:t>注册用户信息</w:t>
      </w:r>
    </w:p>
    <w:p w14:paraId="11ED51AF" w14:textId="77777777" w:rsidR="008B7697" w:rsidRPr="000A1A90" w:rsidRDefault="008B7697" w:rsidP="008B7697">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别名：无</w:t>
      </w:r>
    </w:p>
    <w:p w14:paraId="58635554" w14:textId="77777777" w:rsidR="008B7697" w:rsidRPr="000A1A90" w:rsidRDefault="008B7697" w:rsidP="008B7697">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描述：用户注册信息的输入</w:t>
      </w:r>
    </w:p>
    <w:p w14:paraId="75CD5E8A" w14:textId="77777777" w:rsidR="008B7697" w:rsidRPr="000A1A90" w:rsidRDefault="008B7697" w:rsidP="008B7697">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数据流组成：</w:t>
      </w:r>
      <w:r w:rsidRPr="000A1A90">
        <w:rPr>
          <w:rFonts w:ascii="宋体" w:eastAsia="宋体" w:hAnsi="宋体"/>
          <w:sz w:val="24"/>
        </w:rPr>
        <w:t>注册用户信息</w:t>
      </w:r>
      <w:r w:rsidRPr="000A1A90">
        <w:rPr>
          <w:rFonts w:ascii="宋体" w:eastAsia="宋体" w:hAnsi="宋体" w:hint="eastAsia"/>
          <w:bCs/>
          <w:sz w:val="24"/>
        </w:rPr>
        <w:t>=用户名+</w:t>
      </w:r>
      <w:r w:rsidRPr="000A1A90">
        <w:rPr>
          <w:rFonts w:ascii="宋体" w:eastAsia="宋体" w:hAnsi="宋体"/>
          <w:bCs/>
          <w:sz w:val="24"/>
        </w:rPr>
        <w:t>密码</w:t>
      </w:r>
      <w:r w:rsidRPr="000A1A90">
        <w:rPr>
          <w:rFonts w:ascii="宋体" w:eastAsia="宋体" w:hAnsi="宋体" w:hint="eastAsia"/>
          <w:bCs/>
          <w:sz w:val="24"/>
        </w:rPr>
        <w:t>+联系方式</w:t>
      </w:r>
    </w:p>
    <w:p w14:paraId="62B0CAF8" w14:textId="77777777" w:rsidR="008B7697" w:rsidRPr="000A1A90" w:rsidRDefault="008B7697" w:rsidP="008B7697">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数据流来源：用户</w:t>
      </w:r>
    </w:p>
    <w:p w14:paraId="3367693B" w14:textId="77777777" w:rsidR="008B7697" w:rsidRPr="000A1A90" w:rsidRDefault="008B7697" w:rsidP="008B7697">
      <w:pPr>
        <w:pBdr>
          <w:top w:val="single" w:sz="4" w:space="1" w:color="auto"/>
          <w:left w:val="single" w:sz="4" w:space="4" w:color="auto"/>
          <w:bottom w:val="single" w:sz="4" w:space="1" w:color="auto"/>
          <w:right w:val="single" w:sz="4" w:space="4" w:color="auto"/>
        </w:pBdr>
        <w:rPr>
          <w:rFonts w:ascii="宋体" w:eastAsia="宋体" w:hAnsi="宋体"/>
        </w:rPr>
      </w:pPr>
      <w:r w:rsidRPr="000A1A90">
        <w:rPr>
          <w:rFonts w:ascii="宋体" w:eastAsia="宋体" w:hAnsi="宋体" w:hint="eastAsia"/>
          <w:bCs/>
          <w:sz w:val="24"/>
        </w:rPr>
        <w:t>数据流去向：注册</w:t>
      </w:r>
    </w:p>
    <w:p w14:paraId="1FD5C3DC" w14:textId="77777777" w:rsidR="008B7697" w:rsidRPr="008B7697" w:rsidRDefault="008B7697" w:rsidP="000A1A90">
      <w:pPr>
        <w:pStyle w:val="ab"/>
        <w:spacing w:line="360" w:lineRule="auto"/>
        <w:ind w:firstLineChars="0" w:firstLine="0"/>
        <w:rPr>
          <w:rFonts w:ascii="宋体" w:eastAsia="宋体" w:hAnsi="宋体"/>
          <w:bCs/>
          <w:sz w:val="24"/>
        </w:rPr>
      </w:pPr>
    </w:p>
    <w:p w14:paraId="02E6950A" w14:textId="0A0A1F38"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名称：</w:t>
      </w:r>
      <w:r w:rsidRPr="000A1A90">
        <w:rPr>
          <w:rFonts w:ascii="宋体" w:eastAsia="宋体" w:hAnsi="宋体"/>
          <w:sz w:val="24"/>
        </w:rPr>
        <w:t>引导用户注册</w:t>
      </w:r>
    </w:p>
    <w:p w14:paraId="62F05468"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别名：无</w:t>
      </w:r>
    </w:p>
    <w:p w14:paraId="38E30754"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描述：未注册用户的注册路径</w:t>
      </w:r>
    </w:p>
    <w:p w14:paraId="789D016C"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数据流组成：</w:t>
      </w:r>
      <w:r w:rsidRPr="000A1A90">
        <w:rPr>
          <w:rFonts w:ascii="宋体" w:eastAsia="宋体" w:hAnsi="宋体"/>
          <w:sz w:val="24"/>
        </w:rPr>
        <w:t>引导用户注册</w:t>
      </w:r>
      <w:r w:rsidRPr="000A1A90">
        <w:rPr>
          <w:rFonts w:ascii="宋体" w:eastAsia="宋体" w:hAnsi="宋体" w:hint="eastAsia"/>
          <w:sz w:val="24"/>
        </w:rPr>
        <w:t>=</w:t>
      </w:r>
      <w:r w:rsidRPr="000A1A90">
        <w:rPr>
          <w:rFonts w:ascii="宋体" w:eastAsia="宋体" w:hAnsi="宋体" w:hint="eastAsia"/>
          <w:bCs/>
          <w:sz w:val="24"/>
        </w:rPr>
        <w:t>用户名+</w:t>
      </w:r>
      <w:r w:rsidRPr="000A1A90">
        <w:rPr>
          <w:rFonts w:ascii="宋体" w:eastAsia="宋体" w:hAnsi="宋体"/>
          <w:bCs/>
          <w:sz w:val="24"/>
        </w:rPr>
        <w:t>密码</w:t>
      </w:r>
      <w:r w:rsidRPr="000A1A90">
        <w:rPr>
          <w:rFonts w:ascii="宋体" w:eastAsia="宋体" w:hAnsi="宋体" w:hint="eastAsia"/>
          <w:bCs/>
          <w:sz w:val="24"/>
        </w:rPr>
        <w:t>+联系方式</w:t>
      </w:r>
    </w:p>
    <w:p w14:paraId="3A4C7941"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数据流来源：用户登录</w:t>
      </w:r>
    </w:p>
    <w:p w14:paraId="22D4978B" w14:textId="77777777" w:rsidR="000A1A90" w:rsidRPr="000A1A90" w:rsidRDefault="000A1A90" w:rsidP="000A1A90">
      <w:pPr>
        <w:pBdr>
          <w:top w:val="single" w:sz="4" w:space="1" w:color="auto"/>
          <w:left w:val="single" w:sz="4" w:space="4" w:color="auto"/>
          <w:bottom w:val="single" w:sz="4" w:space="1" w:color="auto"/>
          <w:right w:val="single" w:sz="4" w:space="4" w:color="auto"/>
        </w:pBdr>
        <w:rPr>
          <w:rFonts w:ascii="宋体" w:eastAsia="宋体" w:hAnsi="宋体"/>
        </w:rPr>
      </w:pPr>
      <w:r w:rsidRPr="000A1A90">
        <w:rPr>
          <w:rFonts w:ascii="宋体" w:eastAsia="宋体" w:hAnsi="宋体" w:hint="eastAsia"/>
          <w:bCs/>
          <w:sz w:val="24"/>
        </w:rPr>
        <w:t>数据流去向：</w:t>
      </w:r>
      <w:r w:rsidRPr="000A1A90">
        <w:rPr>
          <w:rFonts w:ascii="宋体" w:eastAsia="宋体" w:hAnsi="宋体"/>
          <w:bCs/>
          <w:sz w:val="24"/>
        </w:rPr>
        <w:t>注册</w:t>
      </w:r>
    </w:p>
    <w:p w14:paraId="6E0AC597" w14:textId="78B26D1E" w:rsidR="000A51BA" w:rsidRDefault="000A51BA" w:rsidP="000A51BA"/>
    <w:p w14:paraId="5C0161BE"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名称：</w:t>
      </w:r>
      <w:r w:rsidRPr="000A1A90">
        <w:rPr>
          <w:rFonts w:ascii="宋体" w:eastAsia="宋体" w:hAnsi="宋体" w:hint="eastAsia"/>
          <w:sz w:val="24"/>
        </w:rPr>
        <w:t>输入</w:t>
      </w:r>
      <w:r w:rsidRPr="000A1A90">
        <w:rPr>
          <w:rFonts w:ascii="宋体" w:eastAsia="宋体" w:hAnsi="宋体"/>
          <w:sz w:val="24"/>
        </w:rPr>
        <w:t>用户信息</w:t>
      </w:r>
    </w:p>
    <w:p w14:paraId="3C0F8FDD"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别名：无</w:t>
      </w:r>
    </w:p>
    <w:p w14:paraId="3C0EE2F5"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描述：用户注册信息的录入</w:t>
      </w:r>
    </w:p>
    <w:p w14:paraId="2225AA65"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数据流组成：</w:t>
      </w:r>
      <w:r w:rsidRPr="000A1A90">
        <w:rPr>
          <w:rFonts w:ascii="宋体" w:eastAsia="宋体" w:hAnsi="宋体" w:hint="eastAsia"/>
          <w:sz w:val="24"/>
        </w:rPr>
        <w:t>输入</w:t>
      </w:r>
      <w:r w:rsidRPr="000A1A90">
        <w:rPr>
          <w:rFonts w:ascii="宋体" w:eastAsia="宋体" w:hAnsi="宋体"/>
          <w:sz w:val="24"/>
        </w:rPr>
        <w:t>用户信息</w:t>
      </w:r>
      <w:r w:rsidRPr="000A1A90">
        <w:rPr>
          <w:rFonts w:ascii="宋体" w:eastAsia="宋体" w:hAnsi="宋体" w:hint="eastAsia"/>
          <w:sz w:val="24"/>
        </w:rPr>
        <w:t>=</w:t>
      </w:r>
      <w:r w:rsidRPr="000A1A90">
        <w:rPr>
          <w:rFonts w:ascii="宋体" w:eastAsia="宋体" w:hAnsi="宋体" w:hint="eastAsia"/>
          <w:bCs/>
          <w:sz w:val="24"/>
        </w:rPr>
        <w:t>用户名+</w:t>
      </w:r>
      <w:r w:rsidRPr="000A1A90">
        <w:rPr>
          <w:rFonts w:ascii="宋体" w:eastAsia="宋体" w:hAnsi="宋体"/>
          <w:bCs/>
          <w:sz w:val="24"/>
        </w:rPr>
        <w:t>密码</w:t>
      </w:r>
    </w:p>
    <w:p w14:paraId="1A06B2EB"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数据流来源：注册</w:t>
      </w:r>
    </w:p>
    <w:p w14:paraId="0E0AAD21" w14:textId="77777777" w:rsidR="000A1A90" w:rsidRPr="000A1A90" w:rsidRDefault="000A1A90" w:rsidP="000A1A90">
      <w:pPr>
        <w:pBdr>
          <w:top w:val="single" w:sz="4" w:space="1" w:color="auto"/>
          <w:left w:val="single" w:sz="4" w:space="4" w:color="auto"/>
          <w:bottom w:val="single" w:sz="4" w:space="1" w:color="auto"/>
          <w:right w:val="single" w:sz="4" w:space="4" w:color="auto"/>
        </w:pBdr>
        <w:rPr>
          <w:rFonts w:ascii="宋体" w:eastAsia="宋体" w:hAnsi="宋体"/>
          <w:bCs/>
          <w:sz w:val="24"/>
        </w:rPr>
      </w:pPr>
      <w:r w:rsidRPr="000A1A90">
        <w:rPr>
          <w:rFonts w:ascii="宋体" w:eastAsia="宋体" w:hAnsi="宋体" w:hint="eastAsia"/>
          <w:bCs/>
          <w:sz w:val="24"/>
        </w:rPr>
        <w:t>数据流去向：用户信息</w:t>
      </w:r>
    </w:p>
    <w:p w14:paraId="65B92A26" w14:textId="0B92DA76" w:rsidR="000A1A90" w:rsidRDefault="00EE3059" w:rsidP="000A51BA">
      <w:r>
        <w:br w:type="page"/>
      </w:r>
    </w:p>
    <w:p w14:paraId="0794DAC3"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lastRenderedPageBreak/>
        <w:t>名称：</w:t>
      </w:r>
      <w:r w:rsidRPr="000A1A90">
        <w:rPr>
          <w:rFonts w:ascii="宋体" w:eastAsia="宋体" w:hAnsi="宋体"/>
          <w:sz w:val="24"/>
        </w:rPr>
        <w:t>返回用户登录</w:t>
      </w:r>
    </w:p>
    <w:p w14:paraId="74992A00"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别名：无</w:t>
      </w:r>
    </w:p>
    <w:p w14:paraId="32ED46ED"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描述：注册页面跳转登录</w:t>
      </w:r>
    </w:p>
    <w:p w14:paraId="53C6AE90"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数据流组成：</w:t>
      </w:r>
      <w:r w:rsidRPr="000A1A90">
        <w:rPr>
          <w:rFonts w:ascii="宋体" w:eastAsia="宋体" w:hAnsi="宋体"/>
          <w:sz w:val="24"/>
        </w:rPr>
        <w:t>返回用户登录</w:t>
      </w:r>
      <w:r w:rsidRPr="000A1A90">
        <w:rPr>
          <w:rFonts w:ascii="宋体" w:eastAsia="宋体" w:hAnsi="宋体" w:hint="eastAsia"/>
          <w:sz w:val="24"/>
        </w:rPr>
        <w:t>=</w:t>
      </w:r>
      <w:r w:rsidRPr="000A1A90">
        <w:rPr>
          <w:rFonts w:ascii="宋体" w:eastAsia="宋体" w:hAnsi="宋体" w:hint="eastAsia"/>
          <w:bCs/>
          <w:sz w:val="24"/>
        </w:rPr>
        <w:t>用户名+</w:t>
      </w:r>
      <w:r w:rsidRPr="000A1A90">
        <w:rPr>
          <w:rFonts w:ascii="宋体" w:eastAsia="宋体" w:hAnsi="宋体"/>
          <w:bCs/>
          <w:sz w:val="24"/>
        </w:rPr>
        <w:t>密码</w:t>
      </w:r>
    </w:p>
    <w:p w14:paraId="0823BA8F"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数据流来源：注册</w:t>
      </w:r>
    </w:p>
    <w:p w14:paraId="5DB8B72B" w14:textId="77777777" w:rsidR="000A1A90" w:rsidRPr="000A1A90" w:rsidRDefault="000A1A90" w:rsidP="000A1A90">
      <w:pPr>
        <w:pBdr>
          <w:top w:val="single" w:sz="4" w:space="1" w:color="auto"/>
          <w:left w:val="single" w:sz="4" w:space="4" w:color="auto"/>
          <w:bottom w:val="single" w:sz="4" w:space="1" w:color="auto"/>
          <w:right w:val="single" w:sz="4" w:space="4" w:color="auto"/>
        </w:pBdr>
        <w:rPr>
          <w:rFonts w:ascii="宋体" w:eastAsia="宋体" w:hAnsi="宋体"/>
          <w:bCs/>
          <w:sz w:val="24"/>
        </w:rPr>
      </w:pPr>
      <w:r w:rsidRPr="000A1A90">
        <w:rPr>
          <w:rFonts w:ascii="宋体" w:eastAsia="宋体" w:hAnsi="宋体" w:hint="eastAsia"/>
          <w:bCs/>
          <w:sz w:val="24"/>
        </w:rPr>
        <w:t>数据流去向：用户登录</w:t>
      </w:r>
    </w:p>
    <w:p w14:paraId="02B91C8F" w14:textId="779271CD" w:rsidR="000A1A90" w:rsidRDefault="000A1A90" w:rsidP="000A51BA"/>
    <w:p w14:paraId="36AD5D70"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名称：</w:t>
      </w:r>
      <w:r w:rsidRPr="000A1A90">
        <w:rPr>
          <w:rFonts w:ascii="宋体" w:eastAsia="宋体" w:hAnsi="宋体"/>
          <w:sz w:val="24"/>
        </w:rPr>
        <w:t>用户反馈</w:t>
      </w:r>
    </w:p>
    <w:p w14:paraId="33E6654F"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别名：无</w:t>
      </w:r>
    </w:p>
    <w:p w14:paraId="28C95673"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描述：用户对所获取信息的描述</w:t>
      </w:r>
    </w:p>
    <w:p w14:paraId="4F064FF2"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数据流组成：</w:t>
      </w:r>
      <w:r w:rsidRPr="000A1A90">
        <w:rPr>
          <w:rFonts w:ascii="宋体" w:eastAsia="宋体" w:hAnsi="宋体"/>
          <w:sz w:val="24"/>
        </w:rPr>
        <w:t>用户反馈</w:t>
      </w:r>
      <w:r w:rsidRPr="000A1A90">
        <w:rPr>
          <w:rFonts w:ascii="宋体" w:eastAsia="宋体" w:hAnsi="宋体" w:hint="eastAsia"/>
          <w:sz w:val="24"/>
        </w:rPr>
        <w:t>=</w:t>
      </w:r>
      <w:r w:rsidRPr="000A1A90">
        <w:rPr>
          <w:rFonts w:ascii="宋体" w:eastAsia="宋体" w:hAnsi="宋体" w:hint="eastAsia"/>
          <w:bCs/>
          <w:sz w:val="24"/>
        </w:rPr>
        <w:t>用户名+用户建议</w:t>
      </w:r>
    </w:p>
    <w:p w14:paraId="4035CC68"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数据流来源：用户</w:t>
      </w:r>
    </w:p>
    <w:p w14:paraId="6AEF9549" w14:textId="77777777" w:rsidR="000A1A90" w:rsidRPr="000A1A90" w:rsidRDefault="000A1A90" w:rsidP="000A1A90">
      <w:pPr>
        <w:pBdr>
          <w:top w:val="single" w:sz="4" w:space="1" w:color="auto"/>
          <w:left w:val="single" w:sz="4" w:space="4" w:color="auto"/>
          <w:bottom w:val="single" w:sz="4" w:space="1" w:color="auto"/>
          <w:right w:val="single" w:sz="4" w:space="4" w:color="auto"/>
        </w:pBdr>
        <w:rPr>
          <w:rFonts w:ascii="宋体" w:eastAsia="宋体" w:hAnsi="宋体"/>
          <w:bCs/>
          <w:sz w:val="24"/>
        </w:rPr>
      </w:pPr>
      <w:r w:rsidRPr="000A1A90">
        <w:rPr>
          <w:rFonts w:ascii="宋体" w:eastAsia="宋体" w:hAnsi="宋体" w:hint="eastAsia"/>
          <w:bCs/>
          <w:sz w:val="24"/>
        </w:rPr>
        <w:t>数据流去向：数据可视化</w:t>
      </w:r>
    </w:p>
    <w:p w14:paraId="6373D037" w14:textId="1DD487C6" w:rsidR="000A1A90" w:rsidRDefault="000A1A90" w:rsidP="000A51BA"/>
    <w:p w14:paraId="710F43AC"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名称：</w:t>
      </w:r>
      <w:r w:rsidRPr="000A1A90">
        <w:rPr>
          <w:rFonts w:ascii="宋体" w:eastAsia="宋体" w:hAnsi="宋体"/>
          <w:sz w:val="24"/>
        </w:rPr>
        <w:t>验证身份</w:t>
      </w:r>
    </w:p>
    <w:p w14:paraId="71A404CF"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别名：无</w:t>
      </w:r>
    </w:p>
    <w:p w14:paraId="3C59659F"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描述：对用户登录信息合法性的校验</w:t>
      </w:r>
    </w:p>
    <w:p w14:paraId="4C9C584E"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数据流组成：</w:t>
      </w:r>
      <w:r w:rsidRPr="000A1A90">
        <w:rPr>
          <w:rFonts w:ascii="宋体" w:eastAsia="宋体" w:hAnsi="宋体"/>
          <w:sz w:val="24"/>
        </w:rPr>
        <w:t>验证身份</w:t>
      </w:r>
      <w:r w:rsidRPr="000A1A90">
        <w:rPr>
          <w:rFonts w:ascii="宋体" w:eastAsia="宋体" w:hAnsi="宋体" w:hint="eastAsia"/>
          <w:sz w:val="24"/>
        </w:rPr>
        <w:t>=</w:t>
      </w:r>
      <w:r w:rsidRPr="000A1A90">
        <w:rPr>
          <w:rFonts w:ascii="宋体" w:eastAsia="宋体" w:hAnsi="宋体" w:hint="eastAsia"/>
          <w:bCs/>
          <w:sz w:val="24"/>
        </w:rPr>
        <w:t>用户名+</w:t>
      </w:r>
      <w:r w:rsidRPr="000A1A90">
        <w:rPr>
          <w:rFonts w:ascii="宋体" w:eastAsia="宋体" w:hAnsi="宋体"/>
          <w:bCs/>
          <w:sz w:val="24"/>
        </w:rPr>
        <w:t>密码</w:t>
      </w:r>
      <w:r w:rsidRPr="000A1A90">
        <w:rPr>
          <w:rFonts w:ascii="宋体" w:eastAsia="宋体" w:hAnsi="宋体" w:hint="eastAsia"/>
          <w:bCs/>
          <w:sz w:val="24"/>
        </w:rPr>
        <w:t>+用户权限</w:t>
      </w:r>
    </w:p>
    <w:p w14:paraId="24F4967C"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数据流来源：用户信息</w:t>
      </w:r>
    </w:p>
    <w:p w14:paraId="563DC6F9" w14:textId="77777777" w:rsidR="000A1A90" w:rsidRPr="000A1A90" w:rsidRDefault="000A1A90" w:rsidP="000A1A90">
      <w:pPr>
        <w:pBdr>
          <w:top w:val="single" w:sz="4" w:space="1" w:color="auto"/>
          <w:left w:val="single" w:sz="4" w:space="4" w:color="auto"/>
          <w:bottom w:val="single" w:sz="4" w:space="1" w:color="auto"/>
          <w:right w:val="single" w:sz="4" w:space="4" w:color="auto"/>
        </w:pBdr>
        <w:rPr>
          <w:rFonts w:ascii="宋体" w:eastAsia="宋体" w:hAnsi="宋体"/>
          <w:bCs/>
          <w:sz w:val="24"/>
        </w:rPr>
      </w:pPr>
      <w:r w:rsidRPr="000A1A90">
        <w:rPr>
          <w:rFonts w:ascii="宋体" w:eastAsia="宋体" w:hAnsi="宋体" w:hint="eastAsia"/>
          <w:bCs/>
          <w:sz w:val="24"/>
        </w:rPr>
        <w:t>数据流去向：用户</w:t>
      </w:r>
      <w:r w:rsidRPr="000A1A90">
        <w:rPr>
          <w:rFonts w:ascii="宋体" w:eastAsia="宋体" w:hAnsi="宋体"/>
          <w:bCs/>
          <w:sz w:val="24"/>
        </w:rPr>
        <w:t>登录</w:t>
      </w:r>
      <w:r w:rsidRPr="000A1A90">
        <w:rPr>
          <w:rFonts w:ascii="宋体" w:eastAsia="宋体" w:hAnsi="宋体" w:hint="eastAsia"/>
          <w:bCs/>
          <w:sz w:val="24"/>
        </w:rPr>
        <w:t>、找回密码</w:t>
      </w:r>
    </w:p>
    <w:p w14:paraId="2E1AEE80" w14:textId="6D07B29B" w:rsidR="000A1A90" w:rsidRDefault="000A1A90" w:rsidP="000A51BA"/>
    <w:p w14:paraId="766F41A1"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名称：</w:t>
      </w:r>
      <w:r w:rsidRPr="000A1A90">
        <w:rPr>
          <w:rFonts w:ascii="宋体" w:eastAsia="宋体" w:hAnsi="宋体"/>
          <w:sz w:val="24"/>
        </w:rPr>
        <w:t>用户名、密码</w:t>
      </w:r>
    </w:p>
    <w:p w14:paraId="2535B1B4"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别名：无</w:t>
      </w:r>
    </w:p>
    <w:p w14:paraId="17EF15BE"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描述：每位用户的账号信息</w:t>
      </w:r>
    </w:p>
    <w:p w14:paraId="4A21DB36"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数据流组成：</w:t>
      </w:r>
      <w:r w:rsidRPr="000A1A90">
        <w:rPr>
          <w:rFonts w:ascii="宋体" w:eastAsia="宋体" w:hAnsi="宋体"/>
          <w:sz w:val="24"/>
        </w:rPr>
        <w:t>用户名、密码</w:t>
      </w:r>
      <w:r w:rsidRPr="000A1A90">
        <w:rPr>
          <w:rFonts w:ascii="宋体" w:eastAsia="宋体" w:hAnsi="宋体" w:hint="eastAsia"/>
          <w:sz w:val="24"/>
        </w:rPr>
        <w:t>=</w:t>
      </w:r>
      <w:r w:rsidRPr="000A1A90">
        <w:rPr>
          <w:rFonts w:ascii="宋体" w:eastAsia="宋体" w:hAnsi="宋体" w:hint="eastAsia"/>
          <w:bCs/>
          <w:sz w:val="24"/>
        </w:rPr>
        <w:t>用户名+</w:t>
      </w:r>
      <w:r w:rsidRPr="000A1A90">
        <w:rPr>
          <w:rFonts w:ascii="宋体" w:eastAsia="宋体" w:hAnsi="宋体"/>
          <w:bCs/>
          <w:sz w:val="24"/>
        </w:rPr>
        <w:t>密码</w:t>
      </w:r>
    </w:p>
    <w:p w14:paraId="0FE38182"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数据流来源：用户登录</w:t>
      </w:r>
    </w:p>
    <w:p w14:paraId="25EC185E" w14:textId="77777777" w:rsidR="000A1A90" w:rsidRPr="000A1A90" w:rsidRDefault="000A1A90" w:rsidP="000A1A90">
      <w:pPr>
        <w:pBdr>
          <w:top w:val="single" w:sz="4" w:space="1" w:color="auto"/>
          <w:left w:val="single" w:sz="4" w:space="4" w:color="auto"/>
          <w:bottom w:val="single" w:sz="4" w:space="1" w:color="auto"/>
          <w:right w:val="single" w:sz="4" w:space="4" w:color="auto"/>
        </w:pBdr>
        <w:rPr>
          <w:rFonts w:ascii="宋体" w:eastAsia="宋体" w:hAnsi="宋体"/>
          <w:bCs/>
          <w:sz w:val="24"/>
        </w:rPr>
      </w:pPr>
      <w:r w:rsidRPr="000A1A90">
        <w:rPr>
          <w:rFonts w:ascii="宋体" w:eastAsia="宋体" w:hAnsi="宋体" w:hint="eastAsia"/>
          <w:bCs/>
          <w:sz w:val="24"/>
        </w:rPr>
        <w:t>数据流去向：注销、找回密码、用户信息</w:t>
      </w:r>
    </w:p>
    <w:p w14:paraId="418F4BB0" w14:textId="3157764E" w:rsidR="000A1A90" w:rsidRDefault="00EE3059" w:rsidP="000A51BA">
      <w:r>
        <w:br w:type="page"/>
      </w:r>
    </w:p>
    <w:p w14:paraId="23B7C677" w14:textId="214B00B2"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lastRenderedPageBreak/>
        <w:t>名称：</w:t>
      </w:r>
      <w:r w:rsidRPr="000A1A90">
        <w:rPr>
          <w:rFonts w:ascii="宋体" w:eastAsia="宋体" w:hAnsi="宋体"/>
          <w:sz w:val="24"/>
        </w:rPr>
        <w:t>获取</w:t>
      </w:r>
      <w:r>
        <w:rPr>
          <w:rFonts w:ascii="宋体" w:eastAsia="宋体" w:hAnsi="宋体" w:hint="eastAsia"/>
          <w:sz w:val="24"/>
        </w:rPr>
        <w:t>相似图片</w:t>
      </w:r>
      <w:r w:rsidRPr="000A1A90">
        <w:rPr>
          <w:rFonts w:ascii="宋体" w:eastAsia="宋体" w:hAnsi="宋体"/>
          <w:sz w:val="24"/>
        </w:rPr>
        <w:t>信息</w:t>
      </w:r>
    </w:p>
    <w:p w14:paraId="5C45944D"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别名：无</w:t>
      </w:r>
    </w:p>
    <w:p w14:paraId="74573C57"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描述：网页信息的提取</w:t>
      </w:r>
    </w:p>
    <w:p w14:paraId="7675E3F1" w14:textId="23ADFB2D"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color w:val="333333"/>
          <w:sz w:val="24"/>
          <w:szCs w:val="24"/>
          <w:shd w:val="clear" w:color="auto" w:fill="FFFFFF"/>
        </w:rPr>
      </w:pPr>
      <w:r w:rsidRPr="000A1A90">
        <w:rPr>
          <w:rFonts w:ascii="宋体" w:eastAsia="宋体" w:hAnsi="宋体" w:hint="eastAsia"/>
          <w:bCs/>
          <w:sz w:val="24"/>
        </w:rPr>
        <w:t>数据流组成：</w:t>
      </w:r>
      <w:r w:rsidRPr="000A1A90">
        <w:rPr>
          <w:rFonts w:ascii="宋体" w:eastAsia="宋体" w:hAnsi="宋体"/>
          <w:sz w:val="24"/>
        </w:rPr>
        <w:t>获取</w:t>
      </w:r>
      <w:r>
        <w:rPr>
          <w:rFonts w:ascii="宋体" w:eastAsia="宋体" w:hAnsi="宋体" w:hint="eastAsia"/>
          <w:sz w:val="24"/>
        </w:rPr>
        <w:t>相似图片</w:t>
      </w:r>
      <w:r w:rsidRPr="000A1A90">
        <w:rPr>
          <w:rFonts w:ascii="宋体" w:eastAsia="宋体" w:hAnsi="宋体"/>
          <w:sz w:val="24"/>
        </w:rPr>
        <w:t>信息</w:t>
      </w:r>
      <w:r w:rsidRPr="000A1A90">
        <w:rPr>
          <w:rFonts w:ascii="宋体" w:eastAsia="宋体" w:hAnsi="宋体" w:hint="eastAsia"/>
          <w:sz w:val="24"/>
        </w:rPr>
        <w:t>=</w:t>
      </w:r>
      <w:r w:rsidRPr="000A1A90">
        <w:rPr>
          <w:rFonts w:ascii="宋体" w:eastAsia="宋体" w:hAnsi="宋体"/>
          <w:color w:val="333333"/>
          <w:sz w:val="24"/>
          <w:szCs w:val="24"/>
          <w:shd w:val="clear" w:color="auto" w:fill="FFFFFF"/>
        </w:rPr>
        <w:t>像素</w:t>
      </w:r>
      <w:r>
        <w:rPr>
          <w:rFonts w:ascii="宋体" w:eastAsia="宋体" w:hAnsi="宋体"/>
          <w:color w:val="333333"/>
          <w:sz w:val="24"/>
          <w:szCs w:val="24"/>
          <w:shd w:val="clear" w:color="auto" w:fill="FFFFFF"/>
        </w:rPr>
        <w:t>+</w:t>
      </w:r>
      <w:hyperlink r:id="rId30" w:tgtFrame="_blank" w:history="1">
        <w:r w:rsidRPr="000A1A90">
          <w:rPr>
            <w:rStyle w:val="a9"/>
            <w:rFonts w:ascii="宋体" w:eastAsia="宋体" w:hAnsi="宋体"/>
            <w:color w:val="136EC2"/>
            <w:sz w:val="24"/>
            <w:szCs w:val="24"/>
            <w:shd w:val="clear" w:color="auto" w:fill="FFFFFF"/>
          </w:rPr>
          <w:t>分辨率</w:t>
        </w:r>
      </w:hyperlink>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大小</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颜色</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位深</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色调</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饱和度</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亮度</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色彩通道</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图像的层次</w:t>
      </w:r>
    </w:p>
    <w:p w14:paraId="5234B53A" w14:textId="7B9DF96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数据流来源：网页信息</w:t>
      </w:r>
    </w:p>
    <w:p w14:paraId="4B195A38" w14:textId="436A856A" w:rsidR="000A1A90" w:rsidRPr="000A1A90" w:rsidRDefault="000A1A90" w:rsidP="000A1A90">
      <w:pPr>
        <w:pBdr>
          <w:top w:val="single" w:sz="4" w:space="1" w:color="auto"/>
          <w:left w:val="single" w:sz="4" w:space="4" w:color="auto"/>
          <w:bottom w:val="single" w:sz="4" w:space="1" w:color="auto"/>
          <w:right w:val="single" w:sz="4" w:space="4" w:color="auto"/>
        </w:pBdr>
        <w:rPr>
          <w:rFonts w:ascii="宋体" w:eastAsia="宋体" w:hAnsi="宋体"/>
          <w:bCs/>
          <w:sz w:val="24"/>
        </w:rPr>
      </w:pPr>
      <w:r w:rsidRPr="000A1A90">
        <w:rPr>
          <w:rFonts w:ascii="宋体" w:eastAsia="宋体" w:hAnsi="宋体" w:hint="eastAsia"/>
          <w:bCs/>
          <w:sz w:val="24"/>
        </w:rPr>
        <w:t>数据流去向：</w:t>
      </w:r>
      <w:r>
        <w:rPr>
          <w:rFonts w:ascii="宋体" w:eastAsia="宋体" w:hAnsi="宋体" w:hint="eastAsia"/>
          <w:bCs/>
          <w:sz w:val="24"/>
        </w:rPr>
        <w:t>图片类别信息</w:t>
      </w:r>
    </w:p>
    <w:p w14:paraId="717181AE" w14:textId="70550DF0" w:rsidR="000A1A90" w:rsidRDefault="000A1A90" w:rsidP="000A51BA"/>
    <w:p w14:paraId="6C667252" w14:textId="3B42FF84"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名称：</w:t>
      </w:r>
      <w:r w:rsidR="00A351B7">
        <w:rPr>
          <w:rFonts w:ascii="宋体" w:eastAsia="宋体" w:hAnsi="宋体" w:hint="eastAsia"/>
          <w:bCs/>
          <w:sz w:val="24"/>
        </w:rPr>
        <w:t>分类</w:t>
      </w:r>
      <w:r w:rsidR="00A351B7">
        <w:rPr>
          <w:rFonts w:ascii="宋体" w:eastAsia="宋体" w:hAnsi="宋体" w:hint="eastAsia"/>
          <w:sz w:val="24"/>
        </w:rPr>
        <w:t>图片</w:t>
      </w:r>
      <w:r w:rsidRPr="000A1A90">
        <w:rPr>
          <w:rFonts w:ascii="宋体" w:eastAsia="宋体" w:hAnsi="宋体"/>
          <w:sz w:val="24"/>
        </w:rPr>
        <w:t>信息</w:t>
      </w:r>
    </w:p>
    <w:p w14:paraId="313CA36F" w14:textId="77777777"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别名：无</w:t>
      </w:r>
    </w:p>
    <w:p w14:paraId="7E56A5AC" w14:textId="630FC10A" w:rsidR="000A1A90" w:rsidRP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描述：</w:t>
      </w:r>
      <w:r w:rsidR="00A351B7">
        <w:rPr>
          <w:rFonts w:ascii="宋体" w:eastAsia="宋体" w:hAnsi="宋体" w:hint="eastAsia"/>
          <w:bCs/>
          <w:sz w:val="24"/>
        </w:rPr>
        <w:t>对导入的图片信息进行分类</w:t>
      </w:r>
    </w:p>
    <w:p w14:paraId="5D1EBB35" w14:textId="032BE290" w:rsidR="000A1A90" w:rsidRPr="00A351B7"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color w:val="333333"/>
          <w:sz w:val="24"/>
          <w:szCs w:val="24"/>
          <w:shd w:val="clear" w:color="auto" w:fill="FFFFFF"/>
        </w:rPr>
      </w:pPr>
      <w:r w:rsidRPr="000A1A90">
        <w:rPr>
          <w:rFonts w:ascii="宋体" w:eastAsia="宋体" w:hAnsi="宋体" w:hint="eastAsia"/>
          <w:bCs/>
          <w:sz w:val="24"/>
        </w:rPr>
        <w:t>数据流组成：</w:t>
      </w:r>
      <w:r w:rsidR="00A351B7">
        <w:rPr>
          <w:rFonts w:ascii="宋体" w:eastAsia="宋体" w:hAnsi="宋体" w:hint="eastAsia"/>
          <w:sz w:val="24"/>
        </w:rPr>
        <w:t>分类图片</w:t>
      </w:r>
      <w:r w:rsidR="00A351B7" w:rsidRPr="000A1A90">
        <w:rPr>
          <w:rFonts w:ascii="宋体" w:eastAsia="宋体" w:hAnsi="宋体"/>
          <w:sz w:val="24"/>
        </w:rPr>
        <w:t>信息</w:t>
      </w:r>
      <w:r w:rsidR="00A351B7" w:rsidRPr="000A1A90">
        <w:rPr>
          <w:rFonts w:ascii="宋体" w:eastAsia="宋体" w:hAnsi="宋体" w:hint="eastAsia"/>
          <w:sz w:val="24"/>
        </w:rPr>
        <w:t>=</w:t>
      </w:r>
      <w:r w:rsidR="00A351B7" w:rsidRPr="000A1A90">
        <w:rPr>
          <w:rFonts w:ascii="宋体" w:eastAsia="宋体" w:hAnsi="宋体"/>
          <w:color w:val="333333"/>
          <w:sz w:val="24"/>
          <w:szCs w:val="24"/>
          <w:shd w:val="clear" w:color="auto" w:fill="FFFFFF"/>
        </w:rPr>
        <w:t>像素</w:t>
      </w:r>
      <w:r w:rsidR="00A351B7">
        <w:rPr>
          <w:rFonts w:ascii="宋体" w:eastAsia="宋体" w:hAnsi="宋体"/>
          <w:color w:val="333333"/>
          <w:sz w:val="24"/>
          <w:szCs w:val="24"/>
          <w:shd w:val="clear" w:color="auto" w:fill="FFFFFF"/>
        </w:rPr>
        <w:t>+</w:t>
      </w:r>
      <w:hyperlink r:id="rId31" w:tgtFrame="_blank" w:history="1">
        <w:r w:rsidR="00A351B7" w:rsidRPr="000A1A90">
          <w:rPr>
            <w:rStyle w:val="a9"/>
            <w:rFonts w:ascii="宋体" w:eastAsia="宋体" w:hAnsi="宋体"/>
            <w:color w:val="136EC2"/>
            <w:sz w:val="24"/>
            <w:szCs w:val="24"/>
            <w:shd w:val="clear" w:color="auto" w:fill="FFFFFF"/>
          </w:rPr>
          <w:t>分辨率</w:t>
        </w:r>
      </w:hyperlink>
      <w:r w:rsidR="00A351B7">
        <w:rPr>
          <w:rFonts w:ascii="宋体" w:eastAsia="宋体" w:hAnsi="宋体" w:hint="eastAsia"/>
          <w:color w:val="333333"/>
          <w:sz w:val="24"/>
          <w:szCs w:val="24"/>
          <w:shd w:val="clear" w:color="auto" w:fill="FFFFFF"/>
        </w:rPr>
        <w:t>+</w:t>
      </w:r>
      <w:r w:rsidR="00A351B7" w:rsidRPr="000A1A90">
        <w:rPr>
          <w:rFonts w:ascii="宋体" w:eastAsia="宋体" w:hAnsi="宋体"/>
          <w:color w:val="333333"/>
          <w:sz w:val="24"/>
          <w:szCs w:val="24"/>
          <w:shd w:val="clear" w:color="auto" w:fill="FFFFFF"/>
        </w:rPr>
        <w:t>大小</w:t>
      </w:r>
      <w:r w:rsidR="00A351B7">
        <w:rPr>
          <w:rFonts w:ascii="宋体" w:eastAsia="宋体" w:hAnsi="宋体" w:hint="eastAsia"/>
          <w:color w:val="333333"/>
          <w:sz w:val="24"/>
          <w:szCs w:val="24"/>
          <w:shd w:val="clear" w:color="auto" w:fill="FFFFFF"/>
        </w:rPr>
        <w:t>+</w:t>
      </w:r>
      <w:r w:rsidR="00A351B7" w:rsidRPr="000A1A90">
        <w:rPr>
          <w:rFonts w:ascii="宋体" w:eastAsia="宋体" w:hAnsi="宋体"/>
          <w:color w:val="333333"/>
          <w:sz w:val="24"/>
          <w:szCs w:val="24"/>
          <w:shd w:val="clear" w:color="auto" w:fill="FFFFFF"/>
        </w:rPr>
        <w:t>颜色</w:t>
      </w:r>
      <w:r w:rsidR="00A351B7">
        <w:rPr>
          <w:rFonts w:ascii="宋体" w:eastAsia="宋体" w:hAnsi="宋体" w:hint="eastAsia"/>
          <w:color w:val="333333"/>
          <w:sz w:val="24"/>
          <w:szCs w:val="24"/>
          <w:shd w:val="clear" w:color="auto" w:fill="FFFFFF"/>
        </w:rPr>
        <w:t>+</w:t>
      </w:r>
      <w:r w:rsidR="00A351B7" w:rsidRPr="000A1A90">
        <w:rPr>
          <w:rFonts w:ascii="宋体" w:eastAsia="宋体" w:hAnsi="宋体"/>
          <w:color w:val="333333"/>
          <w:sz w:val="24"/>
          <w:szCs w:val="24"/>
          <w:shd w:val="clear" w:color="auto" w:fill="FFFFFF"/>
        </w:rPr>
        <w:t>位深</w:t>
      </w:r>
      <w:r w:rsidR="00A351B7">
        <w:rPr>
          <w:rFonts w:ascii="宋体" w:eastAsia="宋体" w:hAnsi="宋体" w:hint="eastAsia"/>
          <w:color w:val="333333"/>
          <w:sz w:val="24"/>
          <w:szCs w:val="24"/>
          <w:shd w:val="clear" w:color="auto" w:fill="FFFFFF"/>
        </w:rPr>
        <w:t>+</w:t>
      </w:r>
      <w:r w:rsidR="00A351B7" w:rsidRPr="000A1A90">
        <w:rPr>
          <w:rFonts w:ascii="宋体" w:eastAsia="宋体" w:hAnsi="宋体"/>
          <w:color w:val="333333"/>
          <w:sz w:val="24"/>
          <w:szCs w:val="24"/>
          <w:shd w:val="clear" w:color="auto" w:fill="FFFFFF"/>
        </w:rPr>
        <w:t>色调</w:t>
      </w:r>
      <w:r w:rsidR="00A351B7">
        <w:rPr>
          <w:rFonts w:ascii="宋体" w:eastAsia="宋体" w:hAnsi="宋体" w:hint="eastAsia"/>
          <w:color w:val="333333"/>
          <w:sz w:val="24"/>
          <w:szCs w:val="24"/>
          <w:shd w:val="clear" w:color="auto" w:fill="FFFFFF"/>
        </w:rPr>
        <w:t>+</w:t>
      </w:r>
      <w:r w:rsidR="00A351B7" w:rsidRPr="000A1A90">
        <w:rPr>
          <w:rFonts w:ascii="宋体" w:eastAsia="宋体" w:hAnsi="宋体"/>
          <w:color w:val="333333"/>
          <w:sz w:val="24"/>
          <w:szCs w:val="24"/>
          <w:shd w:val="clear" w:color="auto" w:fill="FFFFFF"/>
        </w:rPr>
        <w:t>饱和度</w:t>
      </w:r>
      <w:r w:rsidR="00A351B7">
        <w:rPr>
          <w:rFonts w:ascii="宋体" w:eastAsia="宋体" w:hAnsi="宋体" w:hint="eastAsia"/>
          <w:color w:val="333333"/>
          <w:sz w:val="24"/>
          <w:szCs w:val="24"/>
          <w:shd w:val="clear" w:color="auto" w:fill="FFFFFF"/>
        </w:rPr>
        <w:t>+</w:t>
      </w:r>
      <w:r w:rsidR="00A351B7" w:rsidRPr="000A1A90">
        <w:rPr>
          <w:rFonts w:ascii="宋体" w:eastAsia="宋体" w:hAnsi="宋体"/>
          <w:color w:val="333333"/>
          <w:sz w:val="24"/>
          <w:szCs w:val="24"/>
          <w:shd w:val="clear" w:color="auto" w:fill="FFFFFF"/>
        </w:rPr>
        <w:t>亮度</w:t>
      </w:r>
      <w:r w:rsidR="00A351B7">
        <w:rPr>
          <w:rFonts w:ascii="宋体" w:eastAsia="宋体" w:hAnsi="宋体" w:hint="eastAsia"/>
          <w:color w:val="333333"/>
          <w:sz w:val="24"/>
          <w:szCs w:val="24"/>
          <w:shd w:val="clear" w:color="auto" w:fill="FFFFFF"/>
        </w:rPr>
        <w:t>+</w:t>
      </w:r>
      <w:r w:rsidR="00A351B7" w:rsidRPr="000A1A90">
        <w:rPr>
          <w:rFonts w:ascii="宋体" w:eastAsia="宋体" w:hAnsi="宋体"/>
          <w:color w:val="333333"/>
          <w:sz w:val="24"/>
          <w:szCs w:val="24"/>
          <w:shd w:val="clear" w:color="auto" w:fill="FFFFFF"/>
        </w:rPr>
        <w:t>色彩通道</w:t>
      </w:r>
      <w:r w:rsidR="00A351B7">
        <w:rPr>
          <w:rFonts w:ascii="宋体" w:eastAsia="宋体" w:hAnsi="宋体" w:hint="eastAsia"/>
          <w:color w:val="333333"/>
          <w:sz w:val="24"/>
          <w:szCs w:val="24"/>
          <w:shd w:val="clear" w:color="auto" w:fill="FFFFFF"/>
        </w:rPr>
        <w:t>+</w:t>
      </w:r>
      <w:r w:rsidR="00A351B7" w:rsidRPr="000A1A90">
        <w:rPr>
          <w:rFonts w:ascii="宋体" w:eastAsia="宋体" w:hAnsi="宋体"/>
          <w:color w:val="333333"/>
          <w:sz w:val="24"/>
          <w:szCs w:val="24"/>
          <w:shd w:val="clear" w:color="auto" w:fill="FFFFFF"/>
        </w:rPr>
        <w:t>图像的层次</w:t>
      </w:r>
    </w:p>
    <w:p w14:paraId="7F00C6AD" w14:textId="7583AAFF" w:rsidR="000A1A90" w:rsidRDefault="000A1A90"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0A1A90">
        <w:rPr>
          <w:rFonts w:ascii="宋体" w:eastAsia="宋体" w:hAnsi="宋体" w:hint="eastAsia"/>
          <w:bCs/>
          <w:sz w:val="24"/>
        </w:rPr>
        <w:t>数据流来源：</w:t>
      </w:r>
      <w:r w:rsidR="00A351B7">
        <w:rPr>
          <w:rFonts w:ascii="宋体" w:eastAsia="宋体" w:hAnsi="宋体" w:hint="eastAsia"/>
          <w:bCs/>
          <w:sz w:val="24"/>
        </w:rPr>
        <w:t>图片信息</w:t>
      </w:r>
    </w:p>
    <w:p w14:paraId="5743FCA9" w14:textId="6640BB54" w:rsidR="005E5ED2" w:rsidRPr="000A1A90" w:rsidRDefault="005E5ED2" w:rsidP="000A1A90">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数据流去向：图片类别信息</w:t>
      </w:r>
    </w:p>
    <w:p w14:paraId="1A34B84C" w14:textId="0362603D" w:rsidR="005E5ED2" w:rsidRDefault="005E5ED2" w:rsidP="005E5ED2">
      <w:pPr>
        <w:pStyle w:val="ab"/>
        <w:pBdr>
          <w:bottom w:val="single" w:sz="4" w:space="1" w:color="auto"/>
        </w:pBdr>
        <w:spacing w:line="360" w:lineRule="auto"/>
        <w:ind w:firstLineChars="0" w:firstLine="0"/>
        <w:rPr>
          <w:rFonts w:ascii="宋体" w:eastAsia="宋体" w:hAnsi="宋体"/>
          <w:bCs/>
          <w:sz w:val="24"/>
        </w:rPr>
      </w:pPr>
    </w:p>
    <w:p w14:paraId="10F307FF" w14:textId="7A459E94" w:rsidR="005E5ED2" w:rsidRPr="005E5ED2" w:rsidRDefault="005E5ED2"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名称：</w:t>
      </w:r>
      <w:r w:rsidRPr="005E5ED2">
        <w:rPr>
          <w:rFonts w:ascii="宋体" w:eastAsia="宋体" w:hAnsi="宋体" w:hint="eastAsia"/>
          <w:sz w:val="24"/>
        </w:rPr>
        <w:t>查询</w:t>
      </w:r>
      <w:r>
        <w:rPr>
          <w:rFonts w:ascii="宋体" w:eastAsia="宋体" w:hAnsi="宋体" w:hint="eastAsia"/>
          <w:sz w:val="24"/>
        </w:rPr>
        <w:t>图片</w:t>
      </w:r>
      <w:r w:rsidRPr="005E5ED2">
        <w:rPr>
          <w:rFonts w:ascii="宋体" w:eastAsia="宋体" w:hAnsi="宋体" w:hint="eastAsia"/>
          <w:sz w:val="24"/>
        </w:rPr>
        <w:t>数据</w:t>
      </w:r>
    </w:p>
    <w:p w14:paraId="5686788F" w14:textId="77777777" w:rsidR="005E5ED2" w:rsidRPr="005E5ED2" w:rsidRDefault="005E5ED2"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别名：无</w:t>
      </w:r>
    </w:p>
    <w:p w14:paraId="7FCBE541" w14:textId="270E318F" w:rsidR="005E5ED2" w:rsidRPr="005E5ED2" w:rsidRDefault="005E5ED2"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描述：</w:t>
      </w:r>
      <w:r>
        <w:rPr>
          <w:rFonts w:ascii="宋体" w:eastAsia="宋体" w:hAnsi="宋体" w:hint="eastAsia"/>
          <w:bCs/>
          <w:sz w:val="24"/>
        </w:rPr>
        <w:t>图片</w:t>
      </w:r>
      <w:r w:rsidRPr="005E5ED2">
        <w:rPr>
          <w:rFonts w:ascii="宋体" w:eastAsia="宋体" w:hAnsi="宋体" w:hint="eastAsia"/>
          <w:bCs/>
          <w:sz w:val="24"/>
        </w:rPr>
        <w:t>信息的输入</w:t>
      </w:r>
    </w:p>
    <w:p w14:paraId="4C26F09D" w14:textId="373062E3" w:rsidR="005E5ED2" w:rsidRPr="005E5ED2" w:rsidRDefault="005E5ED2"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数据流组成：</w:t>
      </w:r>
      <w:r w:rsidRPr="005E5ED2">
        <w:rPr>
          <w:rFonts w:ascii="宋体" w:eastAsia="宋体" w:hAnsi="宋体" w:hint="eastAsia"/>
          <w:sz w:val="24"/>
        </w:rPr>
        <w:t>查询</w:t>
      </w:r>
      <w:r>
        <w:rPr>
          <w:rFonts w:ascii="宋体" w:eastAsia="宋体" w:hAnsi="宋体" w:hint="eastAsia"/>
          <w:sz w:val="24"/>
        </w:rPr>
        <w:t>图片</w:t>
      </w:r>
      <w:r w:rsidRPr="005E5ED2">
        <w:rPr>
          <w:rFonts w:ascii="宋体" w:eastAsia="宋体" w:hAnsi="宋体" w:hint="eastAsia"/>
          <w:sz w:val="24"/>
        </w:rPr>
        <w:t>数据</w:t>
      </w:r>
    </w:p>
    <w:p w14:paraId="0CE99692" w14:textId="77777777" w:rsidR="005E5ED2" w:rsidRPr="005E5ED2" w:rsidRDefault="005E5ED2"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数据流来源：用户</w:t>
      </w:r>
    </w:p>
    <w:p w14:paraId="3035C557" w14:textId="510C8EE5" w:rsidR="003D624E" w:rsidRDefault="005E5ED2"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数据流去向：</w:t>
      </w:r>
      <w:r>
        <w:rPr>
          <w:rFonts w:ascii="宋体" w:eastAsia="宋体" w:hAnsi="宋体" w:hint="eastAsia"/>
          <w:bCs/>
          <w:sz w:val="24"/>
        </w:rPr>
        <w:t>图片</w:t>
      </w:r>
      <w:r w:rsidRPr="005E5ED2">
        <w:rPr>
          <w:rFonts w:ascii="宋体" w:eastAsia="宋体" w:hAnsi="宋体" w:hint="eastAsia"/>
          <w:bCs/>
          <w:sz w:val="24"/>
        </w:rPr>
        <w:t>信息</w:t>
      </w:r>
    </w:p>
    <w:p w14:paraId="69D2CAFE" w14:textId="3E56EBBA" w:rsidR="003D624E" w:rsidRDefault="003D624E" w:rsidP="003D624E">
      <w:pPr>
        <w:pStyle w:val="ab"/>
        <w:spacing w:line="360" w:lineRule="auto"/>
        <w:ind w:firstLineChars="0" w:firstLine="0"/>
        <w:rPr>
          <w:rFonts w:ascii="宋体" w:eastAsia="宋体" w:hAnsi="宋体"/>
          <w:bCs/>
          <w:sz w:val="24"/>
        </w:rPr>
      </w:pPr>
    </w:p>
    <w:p w14:paraId="603CA21C" w14:textId="77777777" w:rsidR="003D624E" w:rsidRPr="005E5ED2" w:rsidRDefault="003D624E"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名称：</w:t>
      </w:r>
      <w:r w:rsidRPr="005E5ED2">
        <w:rPr>
          <w:rFonts w:ascii="宋体" w:eastAsia="宋体" w:hAnsi="宋体" w:hint="eastAsia"/>
          <w:sz w:val="24"/>
        </w:rPr>
        <w:t>查询</w:t>
      </w:r>
      <w:r>
        <w:rPr>
          <w:rFonts w:ascii="宋体" w:eastAsia="宋体" w:hAnsi="宋体" w:hint="eastAsia"/>
          <w:sz w:val="24"/>
        </w:rPr>
        <w:t>图片</w:t>
      </w:r>
      <w:r w:rsidRPr="005E5ED2">
        <w:rPr>
          <w:rFonts w:ascii="宋体" w:eastAsia="宋体" w:hAnsi="宋体" w:hint="eastAsia"/>
          <w:sz w:val="24"/>
        </w:rPr>
        <w:t>数据</w:t>
      </w:r>
    </w:p>
    <w:p w14:paraId="112404CF" w14:textId="77777777" w:rsidR="003D624E" w:rsidRPr="005E5ED2" w:rsidRDefault="003D624E"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别名：无</w:t>
      </w:r>
    </w:p>
    <w:p w14:paraId="2DD93D9C" w14:textId="77777777" w:rsidR="003D624E" w:rsidRPr="005E5ED2" w:rsidRDefault="003D624E"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描述：</w:t>
      </w:r>
      <w:r>
        <w:rPr>
          <w:rFonts w:ascii="宋体" w:eastAsia="宋体" w:hAnsi="宋体" w:hint="eastAsia"/>
          <w:bCs/>
          <w:sz w:val="24"/>
        </w:rPr>
        <w:t>图片</w:t>
      </w:r>
      <w:r w:rsidRPr="005E5ED2">
        <w:rPr>
          <w:rFonts w:ascii="宋体" w:eastAsia="宋体" w:hAnsi="宋体" w:hint="eastAsia"/>
          <w:bCs/>
          <w:sz w:val="24"/>
        </w:rPr>
        <w:t>信息的输入</w:t>
      </w:r>
    </w:p>
    <w:p w14:paraId="021D5D4C" w14:textId="77777777" w:rsidR="003D624E" w:rsidRPr="005E5ED2" w:rsidRDefault="003D624E"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数据流组成：</w:t>
      </w:r>
      <w:r w:rsidRPr="005E5ED2">
        <w:rPr>
          <w:rFonts w:ascii="宋体" w:eastAsia="宋体" w:hAnsi="宋体" w:hint="eastAsia"/>
          <w:sz w:val="24"/>
        </w:rPr>
        <w:t>查询</w:t>
      </w:r>
      <w:r>
        <w:rPr>
          <w:rFonts w:ascii="宋体" w:eastAsia="宋体" w:hAnsi="宋体" w:hint="eastAsia"/>
          <w:sz w:val="24"/>
        </w:rPr>
        <w:t>图片</w:t>
      </w:r>
      <w:r w:rsidRPr="005E5ED2">
        <w:rPr>
          <w:rFonts w:ascii="宋体" w:eastAsia="宋体" w:hAnsi="宋体" w:hint="eastAsia"/>
          <w:sz w:val="24"/>
        </w:rPr>
        <w:t>数据</w:t>
      </w:r>
    </w:p>
    <w:p w14:paraId="3B90D4FF" w14:textId="4732BAD5" w:rsidR="003D624E" w:rsidRPr="005E5ED2" w:rsidRDefault="003D624E"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数据流来源：</w:t>
      </w:r>
      <w:r w:rsidR="00335F45">
        <w:rPr>
          <w:rFonts w:ascii="宋体" w:eastAsia="宋体" w:hAnsi="宋体" w:hint="eastAsia"/>
          <w:bCs/>
          <w:sz w:val="24"/>
        </w:rPr>
        <w:t>图片信息</w:t>
      </w:r>
    </w:p>
    <w:p w14:paraId="3E4810CF" w14:textId="77777777" w:rsidR="003D624E" w:rsidRPr="005E5ED2" w:rsidRDefault="003D624E" w:rsidP="003D624E">
      <w:pPr>
        <w:pBdr>
          <w:top w:val="single" w:sz="4" w:space="1" w:color="auto"/>
          <w:left w:val="single" w:sz="4" w:space="4" w:color="auto"/>
          <w:bottom w:val="single" w:sz="4" w:space="1" w:color="auto"/>
          <w:right w:val="single" w:sz="4" w:space="4" w:color="auto"/>
        </w:pBdr>
        <w:rPr>
          <w:rFonts w:ascii="宋体" w:eastAsia="宋体" w:hAnsi="宋体"/>
          <w:bCs/>
          <w:sz w:val="24"/>
        </w:rPr>
      </w:pPr>
      <w:r w:rsidRPr="005E5ED2">
        <w:rPr>
          <w:rFonts w:ascii="宋体" w:eastAsia="宋体" w:hAnsi="宋体" w:hint="eastAsia"/>
          <w:bCs/>
          <w:sz w:val="24"/>
        </w:rPr>
        <w:t>数据流去向：</w:t>
      </w:r>
      <w:r>
        <w:rPr>
          <w:rFonts w:ascii="宋体" w:eastAsia="宋体" w:hAnsi="宋体" w:hint="eastAsia"/>
          <w:bCs/>
          <w:sz w:val="24"/>
        </w:rPr>
        <w:t>图片</w:t>
      </w:r>
      <w:r w:rsidRPr="005E5ED2">
        <w:rPr>
          <w:rFonts w:ascii="宋体" w:eastAsia="宋体" w:hAnsi="宋体" w:hint="eastAsia"/>
          <w:bCs/>
          <w:sz w:val="24"/>
        </w:rPr>
        <w:t>信息</w:t>
      </w:r>
    </w:p>
    <w:p w14:paraId="279E0262" w14:textId="158B195D" w:rsidR="003D624E" w:rsidRDefault="003D624E" w:rsidP="003D624E">
      <w:pPr>
        <w:pStyle w:val="ab"/>
        <w:spacing w:line="360" w:lineRule="auto"/>
        <w:ind w:firstLineChars="0" w:firstLine="0"/>
        <w:rPr>
          <w:rFonts w:ascii="宋体" w:eastAsia="宋体" w:hAnsi="宋体"/>
          <w:bCs/>
          <w:sz w:val="24"/>
        </w:rPr>
      </w:pPr>
    </w:p>
    <w:p w14:paraId="2937844F" w14:textId="5274C5F8" w:rsidR="003D624E" w:rsidRPr="005E5ED2" w:rsidRDefault="003D624E"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lastRenderedPageBreak/>
        <w:t>名称：</w:t>
      </w:r>
      <w:r>
        <w:rPr>
          <w:rFonts w:ascii="宋体" w:eastAsia="宋体" w:hAnsi="宋体" w:hint="eastAsia"/>
          <w:sz w:val="24"/>
        </w:rPr>
        <w:t>图片信息整理</w:t>
      </w:r>
    </w:p>
    <w:p w14:paraId="51DB9241" w14:textId="77777777" w:rsidR="003D624E" w:rsidRPr="005E5ED2" w:rsidRDefault="003D624E"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别名：无</w:t>
      </w:r>
    </w:p>
    <w:p w14:paraId="6F86B35C" w14:textId="5EED04CF" w:rsidR="003D624E" w:rsidRPr="005E5ED2" w:rsidRDefault="003D624E"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描述：</w:t>
      </w:r>
      <w:r>
        <w:rPr>
          <w:rFonts w:ascii="宋体" w:eastAsia="宋体" w:hAnsi="宋体" w:hint="eastAsia"/>
          <w:bCs/>
          <w:sz w:val="24"/>
        </w:rPr>
        <w:t>图片</w:t>
      </w:r>
      <w:r w:rsidRPr="005E5ED2">
        <w:rPr>
          <w:rFonts w:ascii="宋体" w:eastAsia="宋体" w:hAnsi="宋体" w:hint="eastAsia"/>
          <w:bCs/>
          <w:sz w:val="24"/>
        </w:rPr>
        <w:t>信息的</w:t>
      </w:r>
      <w:r w:rsidR="00335F45">
        <w:rPr>
          <w:rFonts w:ascii="宋体" w:eastAsia="宋体" w:hAnsi="宋体" w:hint="eastAsia"/>
          <w:bCs/>
          <w:sz w:val="24"/>
        </w:rPr>
        <w:t>整理</w:t>
      </w:r>
    </w:p>
    <w:p w14:paraId="1D9BB1E8" w14:textId="632C5977" w:rsidR="003D624E" w:rsidRPr="005E5ED2" w:rsidRDefault="003D624E"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数据流组成：</w:t>
      </w:r>
      <w:r w:rsidR="00335F45">
        <w:rPr>
          <w:rFonts w:ascii="宋体" w:eastAsia="宋体" w:hAnsi="宋体" w:hint="eastAsia"/>
          <w:sz w:val="24"/>
        </w:rPr>
        <w:t>整理</w:t>
      </w:r>
      <w:r>
        <w:rPr>
          <w:rFonts w:ascii="宋体" w:eastAsia="宋体" w:hAnsi="宋体" w:hint="eastAsia"/>
          <w:sz w:val="24"/>
        </w:rPr>
        <w:t>图片</w:t>
      </w:r>
      <w:r w:rsidRPr="005E5ED2">
        <w:rPr>
          <w:rFonts w:ascii="宋体" w:eastAsia="宋体" w:hAnsi="宋体" w:hint="eastAsia"/>
          <w:sz w:val="24"/>
        </w:rPr>
        <w:t>数据</w:t>
      </w:r>
    </w:p>
    <w:p w14:paraId="7904D0E4" w14:textId="187A6A8A" w:rsidR="003D624E" w:rsidRPr="005E5ED2" w:rsidRDefault="003D624E" w:rsidP="003D624E">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E5ED2">
        <w:rPr>
          <w:rFonts w:ascii="宋体" w:eastAsia="宋体" w:hAnsi="宋体" w:hint="eastAsia"/>
          <w:bCs/>
          <w:sz w:val="24"/>
        </w:rPr>
        <w:t>数据流来源：</w:t>
      </w:r>
      <w:r w:rsidR="00335F45">
        <w:rPr>
          <w:rFonts w:ascii="宋体" w:eastAsia="宋体" w:hAnsi="宋体" w:hint="eastAsia"/>
          <w:bCs/>
          <w:sz w:val="24"/>
        </w:rPr>
        <w:t>图片信息</w:t>
      </w:r>
    </w:p>
    <w:p w14:paraId="48CEC333" w14:textId="5E61CFF9" w:rsidR="003D624E" w:rsidRPr="005E5ED2" w:rsidRDefault="003D624E" w:rsidP="003D624E">
      <w:pPr>
        <w:pBdr>
          <w:top w:val="single" w:sz="4" w:space="1" w:color="auto"/>
          <w:left w:val="single" w:sz="4" w:space="4" w:color="auto"/>
          <w:bottom w:val="single" w:sz="4" w:space="1" w:color="auto"/>
          <w:right w:val="single" w:sz="4" w:space="4" w:color="auto"/>
        </w:pBdr>
        <w:rPr>
          <w:rFonts w:ascii="宋体" w:eastAsia="宋体" w:hAnsi="宋体"/>
          <w:bCs/>
          <w:sz w:val="24"/>
        </w:rPr>
      </w:pPr>
      <w:r w:rsidRPr="005E5ED2">
        <w:rPr>
          <w:rFonts w:ascii="宋体" w:eastAsia="宋体" w:hAnsi="宋体" w:hint="eastAsia"/>
          <w:bCs/>
          <w:sz w:val="24"/>
        </w:rPr>
        <w:t>数据流去向：</w:t>
      </w:r>
      <w:r w:rsidR="00335F45">
        <w:rPr>
          <w:rFonts w:ascii="宋体" w:eastAsia="宋体" w:hAnsi="宋体" w:hint="eastAsia"/>
          <w:bCs/>
          <w:sz w:val="24"/>
        </w:rPr>
        <w:t>用户</w:t>
      </w:r>
    </w:p>
    <w:p w14:paraId="1458AED3" w14:textId="77777777" w:rsidR="003D624E" w:rsidRPr="003D624E" w:rsidRDefault="003D624E" w:rsidP="003D624E">
      <w:pPr>
        <w:pStyle w:val="ab"/>
        <w:spacing w:line="360" w:lineRule="auto"/>
        <w:ind w:firstLineChars="0" w:firstLine="0"/>
        <w:rPr>
          <w:rFonts w:ascii="宋体" w:eastAsia="宋体" w:hAnsi="宋体"/>
          <w:bCs/>
          <w:sz w:val="24"/>
        </w:rPr>
      </w:pPr>
    </w:p>
    <w:p w14:paraId="6B8389D1" w14:textId="39345407" w:rsidR="00C67AB4" w:rsidRDefault="00C67AB4" w:rsidP="00C67AB4">
      <w:pPr>
        <w:pStyle w:val="3"/>
        <w:spacing w:before="156" w:after="156"/>
        <w:rPr>
          <w:rFonts w:ascii="Times New Roman" w:eastAsia="宋体" w:hAnsi="Times New Roman" w:cs="Times New Roman"/>
          <w:b/>
          <w:bCs w:val="0"/>
          <w:sz w:val="28"/>
          <w:szCs w:val="28"/>
        </w:rPr>
      </w:pPr>
      <w:bookmarkStart w:id="55" w:name="_Toc103510108"/>
      <w:bookmarkStart w:id="56" w:name="_Toc130561537"/>
      <w:r w:rsidRPr="000C225E">
        <w:rPr>
          <w:rFonts w:ascii="Times New Roman" w:eastAsia="宋体" w:hAnsi="Times New Roman" w:cs="Times New Roman" w:hint="eastAsia"/>
          <w:b/>
          <w:bCs w:val="0"/>
          <w:sz w:val="28"/>
          <w:szCs w:val="28"/>
        </w:rPr>
        <w:t>3.3.</w:t>
      </w:r>
      <w:r w:rsidRPr="000C225E">
        <w:rPr>
          <w:rFonts w:ascii="Times New Roman" w:eastAsia="宋体" w:hAnsi="Times New Roman" w:cs="Times New Roman"/>
          <w:b/>
          <w:bCs w:val="0"/>
          <w:sz w:val="28"/>
          <w:szCs w:val="28"/>
        </w:rPr>
        <w:t>2</w:t>
      </w:r>
      <w:r w:rsidRPr="000C225E">
        <w:rPr>
          <w:rFonts w:ascii="Times New Roman" w:eastAsia="宋体" w:hAnsi="Times New Roman" w:cs="Times New Roman" w:hint="eastAsia"/>
          <w:b/>
          <w:bCs w:val="0"/>
          <w:sz w:val="28"/>
          <w:szCs w:val="28"/>
        </w:rPr>
        <w:t>数据存储条目</w:t>
      </w:r>
      <w:bookmarkEnd w:id="55"/>
      <w:r w:rsidR="000C225E">
        <w:rPr>
          <w:rFonts w:ascii="Times New Roman" w:eastAsia="宋体" w:hAnsi="Times New Roman" w:cs="Times New Roman" w:hint="eastAsia"/>
          <w:b/>
          <w:bCs w:val="0"/>
          <w:sz w:val="28"/>
          <w:szCs w:val="28"/>
        </w:rPr>
        <w:t>定义</w:t>
      </w:r>
      <w:bookmarkEnd w:id="56"/>
    </w:p>
    <w:p w14:paraId="39A12BA8" w14:textId="7777777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名字：</w:t>
      </w:r>
      <w:r w:rsidRPr="00EA0B82">
        <w:rPr>
          <w:rFonts w:ascii="宋体" w:eastAsia="宋体" w:hAnsi="宋体" w:hint="eastAsia"/>
          <w:sz w:val="24"/>
        </w:rPr>
        <w:t>用户信息表</w:t>
      </w:r>
    </w:p>
    <w:p w14:paraId="77148CD7" w14:textId="7777777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别名：用户信息</w:t>
      </w:r>
    </w:p>
    <w:p w14:paraId="6A6C18E0" w14:textId="7777777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描述：唯一标识用户</w:t>
      </w:r>
    </w:p>
    <w:p w14:paraId="5003447B" w14:textId="22730B4E" w:rsid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定义：用户信息表</w:t>
      </w:r>
      <w:r w:rsidRPr="00EA0B82">
        <w:rPr>
          <w:rFonts w:ascii="宋体" w:eastAsia="宋体" w:hAnsi="宋体"/>
          <w:bCs/>
          <w:sz w:val="24"/>
        </w:rPr>
        <w:t>=用户</w:t>
      </w:r>
      <w:r w:rsidRPr="00EA0B82">
        <w:rPr>
          <w:rFonts w:ascii="宋体" w:eastAsia="宋体" w:hAnsi="宋体" w:hint="eastAsia"/>
          <w:bCs/>
          <w:sz w:val="24"/>
        </w:rPr>
        <w:t>账号+</w:t>
      </w:r>
      <w:r w:rsidRPr="00EA0B82">
        <w:rPr>
          <w:rFonts w:ascii="宋体" w:eastAsia="宋体" w:hAnsi="宋体"/>
          <w:bCs/>
          <w:sz w:val="24"/>
        </w:rPr>
        <w:t>用户密码</w:t>
      </w:r>
      <w:r w:rsidRPr="00EA0B82">
        <w:rPr>
          <w:rFonts w:ascii="宋体" w:eastAsia="宋体" w:hAnsi="宋体" w:hint="eastAsia"/>
          <w:bCs/>
          <w:sz w:val="24"/>
        </w:rPr>
        <w:t>+</w:t>
      </w:r>
      <w:r w:rsidRPr="00EA0B82">
        <w:rPr>
          <w:rFonts w:ascii="宋体" w:eastAsia="宋体" w:hAnsi="宋体"/>
          <w:bCs/>
          <w:sz w:val="24"/>
        </w:rPr>
        <w:t>用户权限</w:t>
      </w:r>
    </w:p>
    <w:p w14:paraId="28670D3C" w14:textId="2B0477E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Pr>
          <w:rFonts w:ascii="宋体" w:eastAsia="宋体" w:hAnsi="宋体" w:hint="eastAsia"/>
          <w:bCs/>
          <w:sz w:val="24"/>
        </w:rPr>
        <w:t>关键字：用户信息</w:t>
      </w:r>
    </w:p>
    <w:p w14:paraId="2788660A" w14:textId="7012A5BA" w:rsidR="00EA0B82" w:rsidRDefault="00EA0B82" w:rsidP="00EA0B82"/>
    <w:p w14:paraId="4E6825E0" w14:textId="77777777" w:rsidR="00EA0B82" w:rsidRDefault="00EA0B82" w:rsidP="00EA0B82"/>
    <w:p w14:paraId="6981A4E0" w14:textId="1CD1D4AC"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名字：</w:t>
      </w:r>
      <w:r>
        <w:rPr>
          <w:rFonts w:ascii="宋体" w:eastAsia="宋体" w:hAnsi="宋体" w:hint="eastAsia"/>
          <w:sz w:val="24"/>
        </w:rPr>
        <w:t>图片</w:t>
      </w:r>
      <w:r w:rsidRPr="00EA0B82">
        <w:rPr>
          <w:rFonts w:ascii="宋体" w:eastAsia="宋体" w:hAnsi="宋体" w:hint="eastAsia"/>
          <w:sz w:val="24"/>
        </w:rPr>
        <w:t>信息表</w:t>
      </w:r>
    </w:p>
    <w:p w14:paraId="2D9F11F3" w14:textId="693360AF"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别名：</w:t>
      </w:r>
      <w:r>
        <w:rPr>
          <w:rFonts w:ascii="宋体" w:eastAsia="宋体" w:hAnsi="宋体" w:hint="eastAsia"/>
          <w:bCs/>
          <w:sz w:val="24"/>
        </w:rPr>
        <w:t>图片</w:t>
      </w:r>
      <w:r w:rsidRPr="00EA0B82">
        <w:rPr>
          <w:rFonts w:ascii="宋体" w:eastAsia="宋体" w:hAnsi="宋体" w:hint="eastAsia"/>
          <w:bCs/>
          <w:sz w:val="24"/>
        </w:rPr>
        <w:t>信息</w:t>
      </w:r>
    </w:p>
    <w:p w14:paraId="4A805252" w14:textId="7227F830"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描述：对</w:t>
      </w:r>
      <w:r>
        <w:rPr>
          <w:rFonts w:ascii="宋体" w:eastAsia="宋体" w:hAnsi="宋体" w:hint="eastAsia"/>
          <w:bCs/>
          <w:sz w:val="24"/>
        </w:rPr>
        <w:t>图片</w:t>
      </w:r>
      <w:r w:rsidRPr="00EA0B82">
        <w:rPr>
          <w:rFonts w:ascii="宋体" w:eastAsia="宋体" w:hAnsi="宋体" w:hint="eastAsia"/>
          <w:bCs/>
          <w:sz w:val="24"/>
        </w:rPr>
        <w:t>信息的描述</w:t>
      </w:r>
    </w:p>
    <w:p w14:paraId="4B870C2A" w14:textId="187515C8" w:rsidR="00EA0B82" w:rsidRPr="00A351B7"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color w:val="333333"/>
          <w:sz w:val="24"/>
          <w:szCs w:val="24"/>
          <w:shd w:val="clear" w:color="auto" w:fill="FFFFFF"/>
        </w:rPr>
      </w:pPr>
      <w:r w:rsidRPr="00EA0B82">
        <w:rPr>
          <w:rFonts w:ascii="宋体" w:eastAsia="宋体" w:hAnsi="宋体" w:hint="eastAsia"/>
          <w:bCs/>
          <w:sz w:val="24"/>
        </w:rPr>
        <w:t>定义：</w:t>
      </w:r>
      <w:r>
        <w:rPr>
          <w:rFonts w:ascii="宋体" w:eastAsia="宋体" w:hAnsi="宋体" w:hint="eastAsia"/>
          <w:sz w:val="24"/>
        </w:rPr>
        <w:t>图片</w:t>
      </w:r>
      <w:r w:rsidRPr="00EA0B82">
        <w:rPr>
          <w:rFonts w:ascii="宋体" w:eastAsia="宋体" w:hAnsi="宋体" w:hint="eastAsia"/>
          <w:sz w:val="24"/>
        </w:rPr>
        <w:t>信息表</w:t>
      </w:r>
      <w:r w:rsidRPr="00EA0B82">
        <w:rPr>
          <w:rFonts w:ascii="宋体" w:eastAsia="宋体" w:hAnsi="宋体"/>
          <w:bCs/>
          <w:sz w:val="24"/>
        </w:rPr>
        <w:t>=</w:t>
      </w:r>
      <w:r w:rsidRPr="000A1A90">
        <w:rPr>
          <w:rFonts w:ascii="宋体" w:eastAsia="宋体" w:hAnsi="宋体"/>
          <w:color w:val="333333"/>
          <w:sz w:val="24"/>
          <w:szCs w:val="24"/>
          <w:shd w:val="clear" w:color="auto" w:fill="FFFFFF"/>
        </w:rPr>
        <w:t>像素</w:t>
      </w:r>
      <w:r>
        <w:rPr>
          <w:rFonts w:ascii="宋体" w:eastAsia="宋体" w:hAnsi="宋体"/>
          <w:color w:val="333333"/>
          <w:sz w:val="24"/>
          <w:szCs w:val="24"/>
          <w:shd w:val="clear" w:color="auto" w:fill="FFFFFF"/>
        </w:rPr>
        <w:t>+</w:t>
      </w:r>
      <w:hyperlink r:id="rId32" w:tgtFrame="_blank" w:history="1">
        <w:r w:rsidRPr="000A1A90">
          <w:rPr>
            <w:rStyle w:val="a9"/>
            <w:rFonts w:ascii="宋体" w:eastAsia="宋体" w:hAnsi="宋体"/>
            <w:color w:val="136EC2"/>
            <w:sz w:val="24"/>
            <w:szCs w:val="24"/>
            <w:shd w:val="clear" w:color="auto" w:fill="FFFFFF"/>
          </w:rPr>
          <w:t>分辨率</w:t>
        </w:r>
      </w:hyperlink>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大小</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颜色</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位深</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色调</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饱和度</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亮度</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色彩通道</w:t>
      </w:r>
      <w:r>
        <w:rPr>
          <w:rFonts w:ascii="宋体" w:eastAsia="宋体" w:hAnsi="宋体" w:hint="eastAsia"/>
          <w:color w:val="333333"/>
          <w:sz w:val="24"/>
          <w:szCs w:val="24"/>
          <w:shd w:val="clear" w:color="auto" w:fill="FFFFFF"/>
        </w:rPr>
        <w:t>+</w:t>
      </w:r>
      <w:r w:rsidRPr="000A1A90">
        <w:rPr>
          <w:rFonts w:ascii="宋体" w:eastAsia="宋体" w:hAnsi="宋体"/>
          <w:color w:val="333333"/>
          <w:sz w:val="24"/>
          <w:szCs w:val="24"/>
          <w:shd w:val="clear" w:color="auto" w:fill="FFFFFF"/>
        </w:rPr>
        <w:t>图像的层次</w:t>
      </w:r>
    </w:p>
    <w:p w14:paraId="1886825E" w14:textId="338D5990"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Pr>
          <w:rFonts w:ascii="宋体" w:eastAsia="宋体" w:hAnsi="宋体" w:hint="eastAsia"/>
          <w:bCs/>
          <w:sz w:val="24"/>
        </w:rPr>
        <w:t>关键字：图片信息</w:t>
      </w:r>
    </w:p>
    <w:p w14:paraId="3F42ABAC" w14:textId="0C81F1DF" w:rsidR="00EA0B82" w:rsidRDefault="00EA0B82" w:rsidP="00EA0B82"/>
    <w:p w14:paraId="7028B646" w14:textId="77777777" w:rsidR="00EA0B82" w:rsidRPr="00EA0B82" w:rsidRDefault="00EA0B82" w:rsidP="00EA0B82"/>
    <w:p w14:paraId="111F2932" w14:textId="737C2878" w:rsidR="000C225E" w:rsidRDefault="000C225E" w:rsidP="000C225E">
      <w:pPr>
        <w:pStyle w:val="3"/>
        <w:spacing w:before="156" w:after="156"/>
        <w:rPr>
          <w:rFonts w:ascii="Times New Roman" w:eastAsia="宋体" w:hAnsi="Times New Roman" w:cs="Times New Roman"/>
          <w:b/>
          <w:bCs w:val="0"/>
          <w:sz w:val="28"/>
          <w:szCs w:val="28"/>
        </w:rPr>
      </w:pPr>
      <w:bookmarkStart w:id="57" w:name="_Toc130561539"/>
      <w:r w:rsidRPr="000C225E">
        <w:rPr>
          <w:rFonts w:ascii="Times New Roman" w:eastAsia="宋体" w:hAnsi="Times New Roman" w:cs="Times New Roman" w:hint="eastAsia"/>
          <w:b/>
          <w:bCs w:val="0"/>
          <w:sz w:val="28"/>
          <w:szCs w:val="28"/>
        </w:rPr>
        <w:t>3.3.</w:t>
      </w:r>
      <w:r w:rsidR="00A351B7">
        <w:rPr>
          <w:rFonts w:ascii="Times New Roman" w:eastAsia="宋体" w:hAnsi="Times New Roman" w:cs="Times New Roman"/>
          <w:b/>
          <w:bCs w:val="0"/>
          <w:sz w:val="28"/>
          <w:szCs w:val="28"/>
        </w:rPr>
        <w:t>3</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项</w:t>
      </w:r>
      <w:r w:rsidRPr="000C225E">
        <w:rPr>
          <w:rFonts w:ascii="Times New Roman" w:eastAsia="宋体" w:hAnsi="Times New Roman" w:cs="Times New Roman" w:hint="eastAsia"/>
          <w:b/>
          <w:bCs w:val="0"/>
          <w:sz w:val="28"/>
          <w:szCs w:val="28"/>
        </w:rPr>
        <w:t>条目</w:t>
      </w:r>
      <w:r>
        <w:rPr>
          <w:rFonts w:ascii="Times New Roman" w:eastAsia="宋体" w:hAnsi="Times New Roman" w:cs="Times New Roman" w:hint="eastAsia"/>
          <w:b/>
          <w:bCs w:val="0"/>
          <w:sz w:val="28"/>
          <w:szCs w:val="28"/>
        </w:rPr>
        <w:t>定义</w:t>
      </w:r>
      <w:bookmarkEnd w:id="57"/>
      <w:r w:rsidR="00EE3059">
        <w:rPr>
          <w:rFonts w:ascii="Times New Roman" w:eastAsia="宋体" w:hAnsi="Times New Roman" w:cs="Times New Roman"/>
          <w:b/>
          <w:bCs w:val="0"/>
          <w:sz w:val="28"/>
          <w:szCs w:val="28"/>
        </w:rPr>
        <w:br w:type="page"/>
      </w:r>
    </w:p>
    <w:p w14:paraId="62ED2496" w14:textId="02F3CB5F"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lastRenderedPageBreak/>
        <w:t>名称：</w:t>
      </w:r>
      <w:r w:rsidRPr="00EA0B82">
        <w:rPr>
          <w:rFonts w:ascii="宋体" w:eastAsia="宋体" w:hAnsi="宋体" w:hint="eastAsia"/>
          <w:sz w:val="24"/>
        </w:rPr>
        <w:t>用户账号</w:t>
      </w:r>
    </w:p>
    <w:p w14:paraId="3EA16A0E" w14:textId="13C8C760"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别名：</w:t>
      </w:r>
      <w:r w:rsidR="00592CA6">
        <w:rPr>
          <w:rFonts w:ascii="宋体" w:eastAsia="宋体" w:hAnsi="宋体" w:hint="eastAsia"/>
          <w:bCs/>
          <w:sz w:val="24"/>
        </w:rPr>
        <w:t>无</w:t>
      </w:r>
    </w:p>
    <w:p w14:paraId="516E7393" w14:textId="1D395F76"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含义：唯一确定用户身份</w:t>
      </w:r>
      <w:r>
        <w:rPr>
          <w:rFonts w:ascii="宋体" w:eastAsia="宋体" w:hAnsi="宋体" w:hint="eastAsia"/>
          <w:bCs/>
          <w:sz w:val="24"/>
        </w:rPr>
        <w:t>的</w:t>
      </w:r>
      <w:r w:rsidRPr="00EA0B82">
        <w:rPr>
          <w:rFonts w:ascii="宋体" w:eastAsia="宋体" w:hAnsi="宋体" w:hint="eastAsia"/>
          <w:bCs/>
          <w:sz w:val="24"/>
        </w:rPr>
        <w:t>编号</w:t>
      </w:r>
    </w:p>
    <w:p w14:paraId="1554BC1A" w14:textId="7777777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类型：数值</w:t>
      </w:r>
    </w:p>
    <w:p w14:paraId="6EC0E1EC" w14:textId="118889A9"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长度：</w:t>
      </w:r>
      <w:r>
        <w:rPr>
          <w:rFonts w:ascii="宋体" w:eastAsia="宋体" w:hAnsi="宋体"/>
          <w:bCs/>
          <w:sz w:val="24"/>
        </w:rPr>
        <w:t>8</w:t>
      </w:r>
    </w:p>
    <w:p w14:paraId="78A80893" w14:textId="7777777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取值范围：1</w:t>
      </w:r>
      <w:r w:rsidRPr="00EA0B82">
        <w:rPr>
          <w:rFonts w:ascii="宋体" w:eastAsia="宋体" w:hAnsi="宋体"/>
          <w:bCs/>
          <w:sz w:val="24"/>
        </w:rPr>
        <w:t>0000000000~19999999999</w:t>
      </w:r>
    </w:p>
    <w:p w14:paraId="573D0B6C" w14:textId="3E15E186" w:rsidR="00EA0B82" w:rsidRDefault="00EA0B82" w:rsidP="00EA0B82"/>
    <w:p w14:paraId="402A8F3F" w14:textId="7777777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名称：</w:t>
      </w:r>
      <w:r w:rsidRPr="00EA0B82">
        <w:rPr>
          <w:rFonts w:ascii="宋体" w:eastAsia="宋体" w:hAnsi="宋体" w:hint="eastAsia"/>
          <w:sz w:val="24"/>
        </w:rPr>
        <w:t>用户密码</w:t>
      </w:r>
    </w:p>
    <w:p w14:paraId="3BC634F6" w14:textId="135B64F8"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别名：</w:t>
      </w:r>
      <w:r w:rsidR="00592CA6">
        <w:rPr>
          <w:rFonts w:ascii="宋体" w:eastAsia="宋体" w:hAnsi="宋体" w:hint="eastAsia"/>
          <w:bCs/>
          <w:sz w:val="24"/>
        </w:rPr>
        <w:t>无</w:t>
      </w:r>
    </w:p>
    <w:p w14:paraId="3DEA8960" w14:textId="7777777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含义：用户登录账号的验证</w:t>
      </w:r>
    </w:p>
    <w:p w14:paraId="69A4F0B4" w14:textId="7777777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类型：字符串</w:t>
      </w:r>
    </w:p>
    <w:p w14:paraId="77B31882" w14:textId="6A5C8F76"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长度：</w:t>
      </w:r>
      <w:r>
        <w:rPr>
          <w:rFonts w:ascii="宋体" w:eastAsia="宋体" w:hAnsi="宋体"/>
          <w:bCs/>
          <w:sz w:val="24"/>
        </w:rPr>
        <w:t>8</w:t>
      </w:r>
      <w:r w:rsidRPr="00EA0B82">
        <w:rPr>
          <w:rFonts w:ascii="宋体" w:eastAsia="宋体" w:hAnsi="宋体"/>
          <w:bCs/>
          <w:sz w:val="24"/>
        </w:rPr>
        <w:t>~</w:t>
      </w:r>
      <w:r>
        <w:rPr>
          <w:rFonts w:ascii="宋体" w:eastAsia="宋体" w:hAnsi="宋体"/>
          <w:bCs/>
          <w:sz w:val="24"/>
        </w:rPr>
        <w:t>20</w:t>
      </w:r>
      <w:r w:rsidRPr="00EA0B82">
        <w:rPr>
          <w:rFonts w:ascii="宋体" w:eastAsia="宋体" w:hAnsi="宋体" w:hint="eastAsia"/>
          <w:bCs/>
          <w:sz w:val="24"/>
        </w:rPr>
        <w:t>（最低为</w:t>
      </w:r>
      <w:r>
        <w:rPr>
          <w:rFonts w:ascii="宋体" w:eastAsia="宋体" w:hAnsi="宋体"/>
          <w:bCs/>
          <w:sz w:val="24"/>
        </w:rPr>
        <w:t>8</w:t>
      </w:r>
      <w:r w:rsidRPr="00EA0B82">
        <w:rPr>
          <w:rFonts w:ascii="宋体" w:eastAsia="宋体" w:hAnsi="宋体"/>
          <w:bCs/>
          <w:sz w:val="24"/>
        </w:rPr>
        <w:t>个</w:t>
      </w:r>
      <w:r w:rsidRPr="00EA0B82">
        <w:rPr>
          <w:rFonts w:ascii="宋体" w:eastAsia="宋体" w:hAnsi="宋体" w:hint="eastAsia"/>
          <w:bCs/>
          <w:sz w:val="24"/>
        </w:rPr>
        <w:t>字符串）</w:t>
      </w:r>
    </w:p>
    <w:p w14:paraId="2CC01B61" w14:textId="1705CCB8"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取值范围：</w:t>
      </w:r>
      <w:r>
        <w:rPr>
          <w:rFonts w:ascii="宋体" w:eastAsia="宋体" w:hAnsi="宋体"/>
          <w:bCs/>
          <w:sz w:val="24"/>
        </w:rPr>
        <w:t>8</w:t>
      </w:r>
      <w:r>
        <w:rPr>
          <w:rFonts w:ascii="宋体" w:eastAsia="宋体" w:hAnsi="宋体"/>
          <w:bCs/>
          <w:sz w:val="24"/>
        </w:rPr>
        <w:tab/>
      </w:r>
      <w:r w:rsidRPr="00EA0B82">
        <w:rPr>
          <w:rFonts w:ascii="宋体" w:eastAsia="宋体" w:hAnsi="宋体"/>
          <w:bCs/>
          <w:sz w:val="24"/>
        </w:rPr>
        <w:t>~50个</w:t>
      </w:r>
      <w:r w:rsidRPr="00EA0B82">
        <w:rPr>
          <w:rFonts w:ascii="宋体" w:eastAsia="宋体" w:hAnsi="宋体" w:hint="eastAsia"/>
          <w:bCs/>
          <w:sz w:val="24"/>
        </w:rPr>
        <w:t>字符</w:t>
      </w:r>
    </w:p>
    <w:p w14:paraId="6879B64E" w14:textId="0097B14A" w:rsidR="00EA0B82" w:rsidRDefault="00EA0B82" w:rsidP="00EA0B82"/>
    <w:p w14:paraId="7CC3BFA1" w14:textId="7777777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名称：</w:t>
      </w:r>
      <w:r w:rsidRPr="00EA0B82">
        <w:rPr>
          <w:rFonts w:ascii="宋体" w:eastAsia="宋体" w:hAnsi="宋体" w:hint="eastAsia"/>
          <w:sz w:val="24"/>
        </w:rPr>
        <w:t>用户权限</w:t>
      </w:r>
    </w:p>
    <w:p w14:paraId="7C9B7813" w14:textId="02200DDF"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别名：</w:t>
      </w:r>
      <w:r w:rsidR="00592CA6">
        <w:rPr>
          <w:rFonts w:ascii="宋体" w:eastAsia="宋体" w:hAnsi="宋体" w:hint="eastAsia"/>
          <w:bCs/>
          <w:sz w:val="24"/>
        </w:rPr>
        <w:t>无</w:t>
      </w:r>
    </w:p>
    <w:p w14:paraId="735A6304" w14:textId="7777777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含义：不同用户可操作的内容不同，需要对用户标记区分</w:t>
      </w:r>
    </w:p>
    <w:p w14:paraId="6D9582DE" w14:textId="77777777"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类型：字符串</w:t>
      </w:r>
    </w:p>
    <w:p w14:paraId="1BCA6694" w14:textId="017E6A4E"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长度：</w:t>
      </w:r>
      <w:r w:rsidRPr="00EA0B82">
        <w:rPr>
          <w:rFonts w:ascii="宋体" w:eastAsia="宋体" w:hAnsi="宋体"/>
          <w:bCs/>
          <w:sz w:val="24"/>
        </w:rPr>
        <w:t>1</w:t>
      </w:r>
      <w:r w:rsidRPr="00EA0B82">
        <w:rPr>
          <w:rFonts w:ascii="宋体" w:eastAsia="宋体" w:hAnsi="宋体" w:hint="eastAsia"/>
          <w:bCs/>
          <w:sz w:val="24"/>
        </w:rPr>
        <w:t>（</w:t>
      </w:r>
      <w:r w:rsidR="00592CA6">
        <w:rPr>
          <w:rFonts w:ascii="宋体" w:eastAsia="宋体" w:hAnsi="宋体"/>
          <w:bCs/>
          <w:sz w:val="24"/>
        </w:rPr>
        <w:t>n</w:t>
      </w:r>
      <w:r w:rsidRPr="00EA0B82">
        <w:rPr>
          <w:rFonts w:ascii="宋体" w:eastAsia="宋体" w:hAnsi="宋体"/>
          <w:bCs/>
          <w:sz w:val="24"/>
        </w:rPr>
        <w:t>表示</w:t>
      </w:r>
      <w:r w:rsidRPr="00EA0B82">
        <w:rPr>
          <w:rFonts w:ascii="宋体" w:eastAsia="宋体" w:hAnsi="宋体" w:hint="eastAsia"/>
          <w:bCs/>
          <w:sz w:val="24"/>
        </w:rPr>
        <w:t>普通用户，</w:t>
      </w:r>
      <w:r w:rsidR="00592CA6">
        <w:rPr>
          <w:rFonts w:ascii="宋体" w:eastAsia="宋体" w:hAnsi="宋体"/>
          <w:bCs/>
          <w:sz w:val="24"/>
        </w:rPr>
        <w:t>s</w:t>
      </w:r>
      <w:r w:rsidRPr="00EA0B82">
        <w:rPr>
          <w:rFonts w:ascii="宋体" w:eastAsia="宋体" w:hAnsi="宋体"/>
          <w:bCs/>
          <w:sz w:val="24"/>
        </w:rPr>
        <w:t>表示</w:t>
      </w:r>
      <w:r w:rsidRPr="00EA0B82">
        <w:rPr>
          <w:rFonts w:ascii="宋体" w:eastAsia="宋体" w:hAnsi="宋体" w:hint="eastAsia"/>
          <w:bCs/>
          <w:sz w:val="24"/>
        </w:rPr>
        <w:t>具有管理权限的用户）</w:t>
      </w:r>
    </w:p>
    <w:p w14:paraId="3ECDECD8" w14:textId="442AD586" w:rsidR="00EA0B82" w:rsidRPr="00EA0B82" w:rsidRDefault="00EA0B82" w:rsidP="00EA0B82">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EA0B82">
        <w:rPr>
          <w:rFonts w:ascii="宋体" w:eastAsia="宋体" w:hAnsi="宋体" w:hint="eastAsia"/>
          <w:bCs/>
          <w:sz w:val="24"/>
        </w:rPr>
        <w:t>取值范围：</w:t>
      </w:r>
      <w:r w:rsidR="00592CA6">
        <w:rPr>
          <w:rFonts w:ascii="宋体" w:eastAsia="宋体" w:hAnsi="宋体"/>
          <w:bCs/>
          <w:sz w:val="24"/>
        </w:rPr>
        <w:t>n</w:t>
      </w:r>
      <w:r w:rsidR="00592CA6">
        <w:rPr>
          <w:rFonts w:ascii="宋体" w:eastAsia="宋体" w:hAnsi="宋体" w:hint="eastAsia"/>
          <w:bCs/>
          <w:sz w:val="24"/>
        </w:rPr>
        <w:t>,</w:t>
      </w:r>
      <w:r w:rsidR="00592CA6">
        <w:rPr>
          <w:rFonts w:ascii="宋体" w:eastAsia="宋体" w:hAnsi="宋体"/>
          <w:bCs/>
          <w:sz w:val="24"/>
        </w:rPr>
        <w:t>s</w:t>
      </w:r>
    </w:p>
    <w:p w14:paraId="666EF235" w14:textId="77777777" w:rsidR="00592CA6" w:rsidRDefault="00592CA6" w:rsidP="00592CA6">
      <w:pPr>
        <w:pStyle w:val="ab"/>
        <w:spacing w:line="360" w:lineRule="auto"/>
        <w:ind w:firstLineChars="0" w:firstLine="0"/>
        <w:rPr>
          <w:rFonts w:ascii="宋体" w:eastAsia="宋体" w:hAnsi="宋体"/>
          <w:bCs/>
          <w:sz w:val="24"/>
        </w:rPr>
      </w:pPr>
    </w:p>
    <w:p w14:paraId="27F6256C" w14:textId="477F2962" w:rsidR="00592CA6" w:rsidRPr="00592CA6" w:rsidRDefault="00592CA6" w:rsidP="00592CA6">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名称：</w:t>
      </w:r>
      <w:r>
        <w:rPr>
          <w:rFonts w:ascii="宋体" w:eastAsia="宋体" w:hAnsi="宋体" w:hint="eastAsia"/>
          <w:sz w:val="24"/>
        </w:rPr>
        <w:t>图片</w:t>
      </w:r>
      <w:r w:rsidRPr="00592CA6">
        <w:rPr>
          <w:rFonts w:ascii="宋体" w:eastAsia="宋体" w:hAnsi="宋体" w:hint="eastAsia"/>
          <w:sz w:val="24"/>
        </w:rPr>
        <w:t>名称</w:t>
      </w:r>
    </w:p>
    <w:p w14:paraId="290678A7" w14:textId="77777777" w:rsidR="00592CA6" w:rsidRPr="00592CA6" w:rsidRDefault="00592CA6" w:rsidP="00592CA6">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别名：无</w:t>
      </w:r>
    </w:p>
    <w:p w14:paraId="784F5F07" w14:textId="1ABD5035" w:rsidR="00592CA6" w:rsidRPr="00592CA6" w:rsidRDefault="00592CA6" w:rsidP="00592CA6">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含义：</w:t>
      </w:r>
      <w:r>
        <w:rPr>
          <w:rFonts w:ascii="宋体" w:eastAsia="宋体" w:hAnsi="宋体" w:hint="eastAsia"/>
          <w:bCs/>
          <w:sz w:val="24"/>
        </w:rPr>
        <w:t>图片</w:t>
      </w:r>
      <w:r w:rsidRPr="00592CA6">
        <w:rPr>
          <w:rFonts w:ascii="宋体" w:eastAsia="宋体" w:hAnsi="宋体" w:hint="eastAsia"/>
          <w:bCs/>
          <w:sz w:val="24"/>
        </w:rPr>
        <w:t>的标题</w:t>
      </w:r>
    </w:p>
    <w:p w14:paraId="17FD90DF" w14:textId="77777777" w:rsidR="00592CA6" w:rsidRPr="00592CA6" w:rsidRDefault="00592CA6" w:rsidP="00592CA6">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类型：字符串</w:t>
      </w:r>
    </w:p>
    <w:p w14:paraId="75AB8244" w14:textId="77777777" w:rsidR="00592CA6" w:rsidRPr="00592CA6" w:rsidRDefault="00592CA6" w:rsidP="00592CA6">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长度：1</w:t>
      </w:r>
      <w:r w:rsidRPr="00592CA6">
        <w:rPr>
          <w:rFonts w:ascii="宋体" w:eastAsia="宋体" w:hAnsi="宋体"/>
          <w:bCs/>
          <w:sz w:val="24"/>
        </w:rPr>
        <w:t>5</w:t>
      </w:r>
      <w:r w:rsidRPr="00592CA6">
        <w:rPr>
          <w:rFonts w:ascii="宋体" w:eastAsia="宋体" w:hAnsi="宋体" w:hint="eastAsia"/>
          <w:bCs/>
          <w:sz w:val="24"/>
        </w:rPr>
        <w:t>位</w:t>
      </w:r>
    </w:p>
    <w:p w14:paraId="4FB160F0" w14:textId="77777777" w:rsidR="00592CA6" w:rsidRPr="00592CA6" w:rsidRDefault="00592CA6" w:rsidP="00592CA6">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取值范围：1</w:t>
      </w:r>
      <w:r w:rsidRPr="00592CA6">
        <w:rPr>
          <w:rFonts w:ascii="宋体" w:eastAsia="宋体" w:hAnsi="宋体"/>
          <w:bCs/>
          <w:sz w:val="24"/>
        </w:rPr>
        <w:t>~15个</w:t>
      </w:r>
      <w:r w:rsidRPr="00592CA6">
        <w:rPr>
          <w:rFonts w:ascii="宋体" w:eastAsia="宋体" w:hAnsi="宋体" w:hint="eastAsia"/>
          <w:bCs/>
          <w:sz w:val="24"/>
        </w:rPr>
        <w:t>字符</w:t>
      </w:r>
    </w:p>
    <w:p w14:paraId="73685D22" w14:textId="05C9E049" w:rsidR="00EA0B82" w:rsidRDefault="00EE3059" w:rsidP="00EA0B82">
      <w:r>
        <w:br w:type="page"/>
      </w:r>
    </w:p>
    <w:p w14:paraId="761CAABC" w14:textId="18261058"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lastRenderedPageBreak/>
        <w:t>名称：</w:t>
      </w:r>
      <w:r>
        <w:rPr>
          <w:rFonts w:ascii="宋体" w:eastAsia="宋体" w:hAnsi="宋体" w:hint="eastAsia"/>
          <w:sz w:val="24"/>
        </w:rPr>
        <w:t>图片像素</w:t>
      </w:r>
    </w:p>
    <w:p w14:paraId="44CEDCBE"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别名：无</w:t>
      </w:r>
    </w:p>
    <w:p w14:paraId="4EF734F9" w14:textId="5F71399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含义：</w:t>
      </w:r>
      <w:r>
        <w:rPr>
          <w:rFonts w:ascii="宋体" w:eastAsia="宋体" w:hAnsi="宋体" w:hint="eastAsia"/>
          <w:bCs/>
          <w:sz w:val="24"/>
        </w:rPr>
        <w:t>图片</w:t>
      </w:r>
      <w:r w:rsidRPr="00592CA6">
        <w:rPr>
          <w:rFonts w:ascii="宋体" w:eastAsia="宋体" w:hAnsi="宋体" w:hint="eastAsia"/>
          <w:bCs/>
          <w:sz w:val="24"/>
        </w:rPr>
        <w:t>的</w:t>
      </w:r>
      <w:r>
        <w:rPr>
          <w:rFonts w:ascii="宋体" w:eastAsia="宋体" w:hAnsi="宋体" w:hint="eastAsia"/>
          <w:bCs/>
          <w:sz w:val="24"/>
        </w:rPr>
        <w:t>像素</w:t>
      </w:r>
    </w:p>
    <w:p w14:paraId="7CB80706" w14:textId="2006367A"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类型：</w:t>
      </w:r>
      <w:r>
        <w:rPr>
          <w:rFonts w:ascii="宋体" w:eastAsia="宋体" w:hAnsi="宋体" w:hint="eastAsia"/>
          <w:bCs/>
          <w:sz w:val="24"/>
        </w:rPr>
        <w:t>数值</w:t>
      </w:r>
    </w:p>
    <w:p w14:paraId="3AF277D4"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长度：1</w:t>
      </w:r>
      <w:r w:rsidRPr="00592CA6">
        <w:rPr>
          <w:rFonts w:ascii="宋体" w:eastAsia="宋体" w:hAnsi="宋体"/>
          <w:bCs/>
          <w:sz w:val="24"/>
        </w:rPr>
        <w:t>5</w:t>
      </w:r>
      <w:r w:rsidRPr="00592CA6">
        <w:rPr>
          <w:rFonts w:ascii="宋体" w:eastAsia="宋体" w:hAnsi="宋体" w:hint="eastAsia"/>
          <w:bCs/>
          <w:sz w:val="24"/>
        </w:rPr>
        <w:t>位</w:t>
      </w:r>
    </w:p>
    <w:p w14:paraId="02EBC33B"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取值范围：1</w:t>
      </w:r>
      <w:r w:rsidRPr="00592CA6">
        <w:rPr>
          <w:rFonts w:ascii="宋体" w:eastAsia="宋体" w:hAnsi="宋体"/>
          <w:bCs/>
          <w:sz w:val="24"/>
        </w:rPr>
        <w:t>~15个</w:t>
      </w:r>
      <w:r w:rsidRPr="00592CA6">
        <w:rPr>
          <w:rFonts w:ascii="宋体" w:eastAsia="宋体" w:hAnsi="宋体" w:hint="eastAsia"/>
          <w:bCs/>
          <w:sz w:val="24"/>
        </w:rPr>
        <w:t>字符</w:t>
      </w:r>
    </w:p>
    <w:p w14:paraId="64A702A0" w14:textId="29649A06" w:rsidR="007B5B5B" w:rsidRDefault="007B5B5B" w:rsidP="00EA0B82"/>
    <w:p w14:paraId="216427B8" w14:textId="6BFDB2F4"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名称：</w:t>
      </w:r>
      <w:r>
        <w:rPr>
          <w:rFonts w:ascii="宋体" w:eastAsia="宋体" w:hAnsi="宋体" w:hint="eastAsia"/>
          <w:sz w:val="24"/>
        </w:rPr>
        <w:t>图片分辨率</w:t>
      </w:r>
    </w:p>
    <w:p w14:paraId="1A548D32"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别名：无</w:t>
      </w:r>
    </w:p>
    <w:p w14:paraId="38B9785A" w14:textId="4480936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含义：</w:t>
      </w:r>
      <w:r>
        <w:rPr>
          <w:rFonts w:ascii="宋体" w:eastAsia="宋体" w:hAnsi="宋体" w:hint="eastAsia"/>
          <w:bCs/>
          <w:sz w:val="24"/>
        </w:rPr>
        <w:t>图片</w:t>
      </w:r>
      <w:r w:rsidRPr="00592CA6">
        <w:rPr>
          <w:rFonts w:ascii="宋体" w:eastAsia="宋体" w:hAnsi="宋体" w:hint="eastAsia"/>
          <w:bCs/>
          <w:sz w:val="24"/>
        </w:rPr>
        <w:t>的</w:t>
      </w:r>
      <w:r>
        <w:rPr>
          <w:rFonts w:ascii="宋体" w:eastAsia="宋体" w:hAnsi="宋体" w:hint="eastAsia"/>
          <w:bCs/>
          <w:sz w:val="24"/>
        </w:rPr>
        <w:t>分辨率</w:t>
      </w:r>
    </w:p>
    <w:p w14:paraId="3E4AEF95" w14:textId="4ACA6902"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类型：</w:t>
      </w:r>
      <w:r>
        <w:rPr>
          <w:rFonts w:ascii="宋体" w:eastAsia="宋体" w:hAnsi="宋体" w:hint="eastAsia"/>
          <w:bCs/>
          <w:sz w:val="24"/>
        </w:rPr>
        <w:t>数值</w:t>
      </w:r>
    </w:p>
    <w:p w14:paraId="5BD60DA1"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长度：1</w:t>
      </w:r>
      <w:r w:rsidRPr="00592CA6">
        <w:rPr>
          <w:rFonts w:ascii="宋体" w:eastAsia="宋体" w:hAnsi="宋体"/>
          <w:bCs/>
          <w:sz w:val="24"/>
        </w:rPr>
        <w:t>5</w:t>
      </w:r>
      <w:r w:rsidRPr="00592CA6">
        <w:rPr>
          <w:rFonts w:ascii="宋体" w:eastAsia="宋体" w:hAnsi="宋体" w:hint="eastAsia"/>
          <w:bCs/>
          <w:sz w:val="24"/>
        </w:rPr>
        <w:t>位</w:t>
      </w:r>
    </w:p>
    <w:p w14:paraId="3DD5C5E9"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取值范围：1</w:t>
      </w:r>
      <w:r w:rsidRPr="00592CA6">
        <w:rPr>
          <w:rFonts w:ascii="宋体" w:eastAsia="宋体" w:hAnsi="宋体"/>
          <w:bCs/>
          <w:sz w:val="24"/>
        </w:rPr>
        <w:t>~15个</w:t>
      </w:r>
      <w:r w:rsidRPr="00592CA6">
        <w:rPr>
          <w:rFonts w:ascii="宋体" w:eastAsia="宋体" w:hAnsi="宋体" w:hint="eastAsia"/>
          <w:bCs/>
          <w:sz w:val="24"/>
        </w:rPr>
        <w:t>字符</w:t>
      </w:r>
    </w:p>
    <w:p w14:paraId="13759865" w14:textId="522B5634" w:rsidR="007B5B5B" w:rsidRDefault="007B5B5B" w:rsidP="00EA0B82"/>
    <w:p w14:paraId="31DAAB32" w14:textId="4AEFDA55"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名称：</w:t>
      </w:r>
      <w:r>
        <w:rPr>
          <w:rFonts w:ascii="宋体" w:eastAsia="宋体" w:hAnsi="宋体" w:hint="eastAsia"/>
          <w:sz w:val="24"/>
        </w:rPr>
        <w:t>图片大小</w:t>
      </w:r>
    </w:p>
    <w:p w14:paraId="2CE67A3A"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别名：无</w:t>
      </w:r>
    </w:p>
    <w:p w14:paraId="20EBCD7A" w14:textId="6A551C49"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含义：</w:t>
      </w:r>
      <w:r>
        <w:rPr>
          <w:rFonts w:ascii="宋体" w:eastAsia="宋体" w:hAnsi="宋体" w:hint="eastAsia"/>
          <w:bCs/>
          <w:sz w:val="24"/>
        </w:rPr>
        <w:t>图片</w:t>
      </w:r>
      <w:r w:rsidRPr="00592CA6">
        <w:rPr>
          <w:rFonts w:ascii="宋体" w:eastAsia="宋体" w:hAnsi="宋体" w:hint="eastAsia"/>
          <w:bCs/>
          <w:sz w:val="24"/>
        </w:rPr>
        <w:t>的</w:t>
      </w:r>
      <w:r>
        <w:rPr>
          <w:rFonts w:ascii="宋体" w:eastAsia="宋体" w:hAnsi="宋体" w:hint="eastAsia"/>
          <w:bCs/>
          <w:sz w:val="24"/>
        </w:rPr>
        <w:t>大小</w:t>
      </w:r>
    </w:p>
    <w:p w14:paraId="113682F6" w14:textId="7DF5B253"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类型：</w:t>
      </w:r>
      <w:r>
        <w:rPr>
          <w:rFonts w:ascii="宋体" w:eastAsia="宋体" w:hAnsi="宋体" w:hint="eastAsia"/>
          <w:bCs/>
          <w:sz w:val="24"/>
        </w:rPr>
        <w:t>字符串</w:t>
      </w:r>
    </w:p>
    <w:p w14:paraId="734ACF56"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长度：1</w:t>
      </w:r>
      <w:r w:rsidRPr="00592CA6">
        <w:rPr>
          <w:rFonts w:ascii="宋体" w:eastAsia="宋体" w:hAnsi="宋体"/>
          <w:bCs/>
          <w:sz w:val="24"/>
        </w:rPr>
        <w:t>5</w:t>
      </w:r>
      <w:r w:rsidRPr="00592CA6">
        <w:rPr>
          <w:rFonts w:ascii="宋体" w:eastAsia="宋体" w:hAnsi="宋体" w:hint="eastAsia"/>
          <w:bCs/>
          <w:sz w:val="24"/>
        </w:rPr>
        <w:t>位</w:t>
      </w:r>
    </w:p>
    <w:p w14:paraId="18010A62"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取值范围：1</w:t>
      </w:r>
      <w:r w:rsidRPr="00592CA6">
        <w:rPr>
          <w:rFonts w:ascii="宋体" w:eastAsia="宋体" w:hAnsi="宋体"/>
          <w:bCs/>
          <w:sz w:val="24"/>
        </w:rPr>
        <w:t>~15个</w:t>
      </w:r>
      <w:r w:rsidRPr="00592CA6">
        <w:rPr>
          <w:rFonts w:ascii="宋体" w:eastAsia="宋体" w:hAnsi="宋体" w:hint="eastAsia"/>
          <w:bCs/>
          <w:sz w:val="24"/>
        </w:rPr>
        <w:t>字符</w:t>
      </w:r>
    </w:p>
    <w:p w14:paraId="6396F8FB" w14:textId="15E14ACC" w:rsidR="007B5B5B" w:rsidRDefault="007B5B5B" w:rsidP="00EA0B82"/>
    <w:p w14:paraId="54822632" w14:textId="77777777" w:rsidR="007B5B5B" w:rsidRDefault="007B5B5B" w:rsidP="00EA0B82"/>
    <w:p w14:paraId="49F440DC" w14:textId="0854D7A6"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名称：</w:t>
      </w:r>
      <w:r>
        <w:rPr>
          <w:rFonts w:ascii="宋体" w:eastAsia="宋体" w:hAnsi="宋体" w:hint="eastAsia"/>
          <w:sz w:val="24"/>
        </w:rPr>
        <w:t>图片颜色</w:t>
      </w:r>
    </w:p>
    <w:p w14:paraId="3A69106A"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别名：无</w:t>
      </w:r>
    </w:p>
    <w:p w14:paraId="6BA779D6" w14:textId="7A5BBF62"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含义：</w:t>
      </w:r>
      <w:r>
        <w:rPr>
          <w:rFonts w:ascii="宋体" w:eastAsia="宋体" w:hAnsi="宋体" w:hint="eastAsia"/>
          <w:bCs/>
          <w:sz w:val="24"/>
        </w:rPr>
        <w:t>图片</w:t>
      </w:r>
      <w:r w:rsidRPr="00592CA6">
        <w:rPr>
          <w:rFonts w:ascii="宋体" w:eastAsia="宋体" w:hAnsi="宋体" w:hint="eastAsia"/>
          <w:bCs/>
          <w:sz w:val="24"/>
        </w:rPr>
        <w:t>的</w:t>
      </w:r>
      <w:r>
        <w:rPr>
          <w:rFonts w:ascii="宋体" w:eastAsia="宋体" w:hAnsi="宋体" w:hint="eastAsia"/>
          <w:bCs/>
          <w:sz w:val="24"/>
        </w:rPr>
        <w:t>颜色</w:t>
      </w:r>
    </w:p>
    <w:p w14:paraId="12FA03F3"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类型：字符串</w:t>
      </w:r>
    </w:p>
    <w:p w14:paraId="1C7648D6" w14:textId="7DF5007D"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长度：</w:t>
      </w:r>
      <w:r>
        <w:rPr>
          <w:rFonts w:ascii="宋体" w:eastAsia="宋体" w:hAnsi="宋体"/>
          <w:bCs/>
          <w:sz w:val="24"/>
        </w:rPr>
        <w:t>15</w:t>
      </w:r>
      <w:r w:rsidRPr="00592CA6">
        <w:rPr>
          <w:rFonts w:ascii="宋体" w:eastAsia="宋体" w:hAnsi="宋体" w:hint="eastAsia"/>
          <w:bCs/>
          <w:sz w:val="24"/>
        </w:rPr>
        <w:t>位</w:t>
      </w:r>
    </w:p>
    <w:p w14:paraId="00D4FF21"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取值范围：1</w:t>
      </w:r>
      <w:r w:rsidRPr="00592CA6">
        <w:rPr>
          <w:rFonts w:ascii="宋体" w:eastAsia="宋体" w:hAnsi="宋体"/>
          <w:bCs/>
          <w:sz w:val="24"/>
        </w:rPr>
        <w:t>~15个</w:t>
      </w:r>
      <w:r w:rsidRPr="00592CA6">
        <w:rPr>
          <w:rFonts w:ascii="宋体" w:eastAsia="宋体" w:hAnsi="宋体" w:hint="eastAsia"/>
          <w:bCs/>
          <w:sz w:val="24"/>
        </w:rPr>
        <w:t>字符</w:t>
      </w:r>
    </w:p>
    <w:p w14:paraId="6AE9F00D" w14:textId="2BAB0E79" w:rsidR="007B5B5B" w:rsidRDefault="00EE3059" w:rsidP="00EA0B82">
      <w:r>
        <w:br w:type="page"/>
      </w:r>
    </w:p>
    <w:p w14:paraId="35728B28" w14:textId="2D7300B0"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lastRenderedPageBreak/>
        <w:t>名称：</w:t>
      </w:r>
      <w:r>
        <w:rPr>
          <w:rFonts w:ascii="宋体" w:eastAsia="宋体" w:hAnsi="宋体" w:hint="eastAsia"/>
          <w:sz w:val="24"/>
        </w:rPr>
        <w:t>图片位深</w:t>
      </w:r>
    </w:p>
    <w:p w14:paraId="065145B1"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别名：无</w:t>
      </w:r>
    </w:p>
    <w:p w14:paraId="76EB47B4" w14:textId="137C533E"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含义：</w:t>
      </w:r>
      <w:r>
        <w:rPr>
          <w:rFonts w:ascii="宋体" w:eastAsia="宋体" w:hAnsi="宋体" w:hint="eastAsia"/>
          <w:bCs/>
          <w:sz w:val="24"/>
        </w:rPr>
        <w:t>图片</w:t>
      </w:r>
      <w:r w:rsidRPr="00592CA6">
        <w:rPr>
          <w:rFonts w:ascii="宋体" w:eastAsia="宋体" w:hAnsi="宋体" w:hint="eastAsia"/>
          <w:bCs/>
          <w:sz w:val="24"/>
        </w:rPr>
        <w:t>的</w:t>
      </w:r>
      <w:r>
        <w:rPr>
          <w:rFonts w:ascii="宋体" w:eastAsia="宋体" w:hAnsi="宋体" w:hint="eastAsia"/>
          <w:bCs/>
          <w:sz w:val="24"/>
        </w:rPr>
        <w:t>位深</w:t>
      </w:r>
    </w:p>
    <w:p w14:paraId="3B2AAB45" w14:textId="102464B3"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类型：</w:t>
      </w:r>
      <w:r>
        <w:rPr>
          <w:rFonts w:ascii="宋体" w:eastAsia="宋体" w:hAnsi="宋体" w:hint="eastAsia"/>
          <w:bCs/>
          <w:sz w:val="24"/>
        </w:rPr>
        <w:t>数值</w:t>
      </w:r>
    </w:p>
    <w:p w14:paraId="6EF938AD"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长度：1</w:t>
      </w:r>
      <w:r w:rsidRPr="00592CA6">
        <w:rPr>
          <w:rFonts w:ascii="宋体" w:eastAsia="宋体" w:hAnsi="宋体"/>
          <w:bCs/>
          <w:sz w:val="24"/>
        </w:rPr>
        <w:t>5</w:t>
      </w:r>
      <w:r w:rsidRPr="00592CA6">
        <w:rPr>
          <w:rFonts w:ascii="宋体" w:eastAsia="宋体" w:hAnsi="宋体" w:hint="eastAsia"/>
          <w:bCs/>
          <w:sz w:val="24"/>
        </w:rPr>
        <w:t>位</w:t>
      </w:r>
    </w:p>
    <w:p w14:paraId="6A00310B"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取值范围：1</w:t>
      </w:r>
      <w:r w:rsidRPr="00592CA6">
        <w:rPr>
          <w:rFonts w:ascii="宋体" w:eastAsia="宋体" w:hAnsi="宋体"/>
          <w:bCs/>
          <w:sz w:val="24"/>
        </w:rPr>
        <w:t>~15个</w:t>
      </w:r>
      <w:r w:rsidRPr="00592CA6">
        <w:rPr>
          <w:rFonts w:ascii="宋体" w:eastAsia="宋体" w:hAnsi="宋体" w:hint="eastAsia"/>
          <w:bCs/>
          <w:sz w:val="24"/>
        </w:rPr>
        <w:t>字符</w:t>
      </w:r>
    </w:p>
    <w:p w14:paraId="70743718" w14:textId="5F37D63B" w:rsidR="007B5B5B" w:rsidRDefault="007B5B5B" w:rsidP="00EA0B82"/>
    <w:p w14:paraId="5291C564" w14:textId="619BD16E"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名称：</w:t>
      </w:r>
      <w:r>
        <w:rPr>
          <w:rFonts w:ascii="宋体" w:eastAsia="宋体" w:hAnsi="宋体" w:hint="eastAsia"/>
          <w:sz w:val="24"/>
        </w:rPr>
        <w:t>图片色调</w:t>
      </w:r>
    </w:p>
    <w:p w14:paraId="3D4E6C90"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别名：无</w:t>
      </w:r>
    </w:p>
    <w:p w14:paraId="04A7A4FC" w14:textId="32D731AF"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含义：</w:t>
      </w:r>
      <w:r>
        <w:rPr>
          <w:rFonts w:ascii="宋体" w:eastAsia="宋体" w:hAnsi="宋体" w:hint="eastAsia"/>
          <w:bCs/>
          <w:sz w:val="24"/>
        </w:rPr>
        <w:t>图片</w:t>
      </w:r>
      <w:r w:rsidRPr="00592CA6">
        <w:rPr>
          <w:rFonts w:ascii="宋体" w:eastAsia="宋体" w:hAnsi="宋体" w:hint="eastAsia"/>
          <w:bCs/>
          <w:sz w:val="24"/>
        </w:rPr>
        <w:t>的</w:t>
      </w:r>
      <w:r>
        <w:rPr>
          <w:rFonts w:ascii="宋体" w:eastAsia="宋体" w:hAnsi="宋体" w:hint="eastAsia"/>
          <w:bCs/>
          <w:sz w:val="24"/>
        </w:rPr>
        <w:t>色调</w:t>
      </w:r>
    </w:p>
    <w:p w14:paraId="2E7114C4"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类型：字符串</w:t>
      </w:r>
    </w:p>
    <w:p w14:paraId="4336660A"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长度：1</w:t>
      </w:r>
      <w:r w:rsidRPr="00592CA6">
        <w:rPr>
          <w:rFonts w:ascii="宋体" w:eastAsia="宋体" w:hAnsi="宋体"/>
          <w:bCs/>
          <w:sz w:val="24"/>
        </w:rPr>
        <w:t>5</w:t>
      </w:r>
      <w:r w:rsidRPr="00592CA6">
        <w:rPr>
          <w:rFonts w:ascii="宋体" w:eastAsia="宋体" w:hAnsi="宋体" w:hint="eastAsia"/>
          <w:bCs/>
          <w:sz w:val="24"/>
        </w:rPr>
        <w:t>位</w:t>
      </w:r>
    </w:p>
    <w:p w14:paraId="18F56860"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取值范围：1</w:t>
      </w:r>
      <w:r w:rsidRPr="00592CA6">
        <w:rPr>
          <w:rFonts w:ascii="宋体" w:eastAsia="宋体" w:hAnsi="宋体"/>
          <w:bCs/>
          <w:sz w:val="24"/>
        </w:rPr>
        <w:t>~15个</w:t>
      </w:r>
      <w:r w:rsidRPr="00592CA6">
        <w:rPr>
          <w:rFonts w:ascii="宋体" w:eastAsia="宋体" w:hAnsi="宋体" w:hint="eastAsia"/>
          <w:bCs/>
          <w:sz w:val="24"/>
        </w:rPr>
        <w:t>字符</w:t>
      </w:r>
    </w:p>
    <w:p w14:paraId="7C227FE7" w14:textId="0499D208" w:rsidR="007B5B5B" w:rsidRDefault="007B5B5B" w:rsidP="00EA0B82"/>
    <w:p w14:paraId="599A9718" w14:textId="3E9CAF63" w:rsidR="007B5B5B" w:rsidRPr="00592CA6" w:rsidRDefault="007B5B5B" w:rsidP="00EE3059">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名称：</w:t>
      </w:r>
      <w:r>
        <w:rPr>
          <w:rFonts w:ascii="宋体" w:eastAsia="宋体" w:hAnsi="宋体" w:hint="eastAsia"/>
          <w:sz w:val="24"/>
        </w:rPr>
        <w:t>图片饱和度</w:t>
      </w:r>
    </w:p>
    <w:p w14:paraId="1AA346BE" w14:textId="77777777" w:rsidR="007B5B5B" w:rsidRPr="00592CA6" w:rsidRDefault="007B5B5B" w:rsidP="00EE3059">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别名：无</w:t>
      </w:r>
    </w:p>
    <w:p w14:paraId="04DDA465" w14:textId="1F1BA14B" w:rsidR="007B5B5B" w:rsidRPr="00592CA6" w:rsidRDefault="007B5B5B" w:rsidP="00EE3059">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含义：</w:t>
      </w:r>
      <w:r>
        <w:rPr>
          <w:rFonts w:ascii="宋体" w:eastAsia="宋体" w:hAnsi="宋体" w:hint="eastAsia"/>
          <w:bCs/>
          <w:sz w:val="24"/>
        </w:rPr>
        <w:t>图片</w:t>
      </w:r>
      <w:r w:rsidRPr="00592CA6">
        <w:rPr>
          <w:rFonts w:ascii="宋体" w:eastAsia="宋体" w:hAnsi="宋体" w:hint="eastAsia"/>
          <w:bCs/>
          <w:sz w:val="24"/>
        </w:rPr>
        <w:t>的</w:t>
      </w:r>
      <w:r>
        <w:rPr>
          <w:rFonts w:ascii="宋体" w:eastAsia="宋体" w:hAnsi="宋体" w:hint="eastAsia"/>
          <w:bCs/>
          <w:sz w:val="24"/>
        </w:rPr>
        <w:t>饱和度</w:t>
      </w:r>
    </w:p>
    <w:p w14:paraId="45F8611A" w14:textId="77777777" w:rsidR="007B5B5B" w:rsidRPr="00592CA6" w:rsidRDefault="007B5B5B" w:rsidP="00EE3059">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类型：字符串</w:t>
      </w:r>
    </w:p>
    <w:p w14:paraId="64B1F4F0" w14:textId="77777777" w:rsidR="007B5B5B" w:rsidRPr="00592CA6" w:rsidRDefault="007B5B5B" w:rsidP="00EE3059">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长度：1</w:t>
      </w:r>
      <w:r w:rsidRPr="00592CA6">
        <w:rPr>
          <w:rFonts w:ascii="宋体" w:eastAsia="宋体" w:hAnsi="宋体"/>
          <w:bCs/>
          <w:sz w:val="24"/>
        </w:rPr>
        <w:t>5</w:t>
      </w:r>
      <w:r w:rsidRPr="00592CA6">
        <w:rPr>
          <w:rFonts w:ascii="宋体" w:eastAsia="宋体" w:hAnsi="宋体" w:hint="eastAsia"/>
          <w:bCs/>
          <w:sz w:val="24"/>
        </w:rPr>
        <w:t>位</w:t>
      </w:r>
    </w:p>
    <w:p w14:paraId="624451FF" w14:textId="70EE3C36" w:rsidR="00EE3059" w:rsidRPr="00592CA6" w:rsidRDefault="007B5B5B" w:rsidP="00EE3059">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取值范围：1</w:t>
      </w:r>
      <w:r w:rsidRPr="00592CA6">
        <w:rPr>
          <w:rFonts w:ascii="宋体" w:eastAsia="宋体" w:hAnsi="宋体"/>
          <w:bCs/>
          <w:sz w:val="24"/>
        </w:rPr>
        <w:t>~15个</w:t>
      </w:r>
      <w:r w:rsidRPr="00592CA6">
        <w:rPr>
          <w:rFonts w:ascii="宋体" w:eastAsia="宋体" w:hAnsi="宋体" w:hint="eastAsia"/>
          <w:bCs/>
          <w:sz w:val="24"/>
        </w:rPr>
        <w:t>字符</w:t>
      </w:r>
    </w:p>
    <w:p w14:paraId="6A1F5848" w14:textId="561C1E74" w:rsidR="0038490F" w:rsidRPr="007B5B5B" w:rsidRDefault="0038490F" w:rsidP="00EE3059">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p>
    <w:p w14:paraId="1C1B2D03" w14:textId="6736209E" w:rsidR="007B5B5B" w:rsidRDefault="007B5B5B" w:rsidP="00EA0B82"/>
    <w:p w14:paraId="47C28470" w14:textId="45CF141B" w:rsidR="000579FB" w:rsidRPr="00592CA6" w:rsidRDefault="000579FB" w:rsidP="000579F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名称：</w:t>
      </w:r>
      <w:r>
        <w:rPr>
          <w:rFonts w:ascii="宋体" w:eastAsia="宋体" w:hAnsi="宋体" w:hint="eastAsia"/>
          <w:sz w:val="24"/>
        </w:rPr>
        <w:t>图片编号</w:t>
      </w:r>
    </w:p>
    <w:p w14:paraId="0C5F8FB6" w14:textId="77777777" w:rsidR="000579FB" w:rsidRPr="00592CA6" w:rsidRDefault="000579FB" w:rsidP="000579F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别名：无</w:t>
      </w:r>
    </w:p>
    <w:p w14:paraId="4918F67C" w14:textId="4E5A7C1B" w:rsidR="000579FB" w:rsidRPr="00592CA6" w:rsidRDefault="000579FB" w:rsidP="000579F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含义：</w:t>
      </w:r>
      <w:r>
        <w:rPr>
          <w:rFonts w:ascii="宋体" w:eastAsia="宋体" w:hAnsi="宋体" w:hint="eastAsia"/>
          <w:bCs/>
          <w:sz w:val="24"/>
        </w:rPr>
        <w:t>图片的编号</w:t>
      </w:r>
    </w:p>
    <w:p w14:paraId="5DB4C3D1" w14:textId="7FBAC4EA" w:rsidR="000579FB" w:rsidRPr="00592CA6" w:rsidRDefault="000579FB" w:rsidP="000579F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类型：</w:t>
      </w:r>
      <w:r>
        <w:rPr>
          <w:rFonts w:ascii="宋体" w:eastAsia="宋体" w:hAnsi="宋体" w:hint="eastAsia"/>
          <w:bCs/>
          <w:sz w:val="24"/>
        </w:rPr>
        <w:t>数值</w:t>
      </w:r>
    </w:p>
    <w:p w14:paraId="7AC921C8" w14:textId="77777777" w:rsidR="000579FB" w:rsidRPr="00592CA6" w:rsidRDefault="000579FB" w:rsidP="000579F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长度：1</w:t>
      </w:r>
      <w:r w:rsidRPr="00592CA6">
        <w:rPr>
          <w:rFonts w:ascii="宋体" w:eastAsia="宋体" w:hAnsi="宋体"/>
          <w:bCs/>
          <w:sz w:val="24"/>
        </w:rPr>
        <w:t>5</w:t>
      </w:r>
      <w:r w:rsidRPr="00592CA6">
        <w:rPr>
          <w:rFonts w:ascii="宋体" w:eastAsia="宋体" w:hAnsi="宋体" w:hint="eastAsia"/>
          <w:bCs/>
          <w:sz w:val="24"/>
        </w:rPr>
        <w:t>位</w:t>
      </w:r>
    </w:p>
    <w:p w14:paraId="1121F556" w14:textId="77777777" w:rsidR="000579FB" w:rsidRPr="007B5B5B" w:rsidRDefault="000579FB" w:rsidP="000579F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取值范围：1</w:t>
      </w:r>
      <w:r w:rsidRPr="00592CA6">
        <w:rPr>
          <w:rFonts w:ascii="宋体" w:eastAsia="宋体" w:hAnsi="宋体"/>
          <w:bCs/>
          <w:sz w:val="24"/>
        </w:rPr>
        <w:t>~15个</w:t>
      </w:r>
      <w:r w:rsidRPr="00592CA6">
        <w:rPr>
          <w:rFonts w:ascii="宋体" w:eastAsia="宋体" w:hAnsi="宋体" w:hint="eastAsia"/>
          <w:bCs/>
          <w:sz w:val="24"/>
        </w:rPr>
        <w:t>字符</w:t>
      </w:r>
    </w:p>
    <w:p w14:paraId="02147187" w14:textId="2CAE8A13" w:rsidR="000579FB" w:rsidRPr="000579FB" w:rsidRDefault="00EE3059" w:rsidP="00EA0B82">
      <w:r>
        <w:br w:type="page"/>
      </w:r>
      <w:r w:rsidR="007D2C93">
        <w:lastRenderedPageBreak/>
        <w:t>w</w:t>
      </w:r>
    </w:p>
    <w:p w14:paraId="7A080905" w14:textId="7E55E48A"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名称：</w:t>
      </w:r>
      <w:r>
        <w:rPr>
          <w:rFonts w:ascii="宋体" w:eastAsia="宋体" w:hAnsi="宋体" w:hint="eastAsia"/>
          <w:sz w:val="24"/>
        </w:rPr>
        <w:t>图片</w:t>
      </w:r>
      <w:r w:rsidR="0038490F">
        <w:rPr>
          <w:rFonts w:ascii="宋体" w:eastAsia="宋体" w:hAnsi="宋体" w:hint="eastAsia"/>
          <w:sz w:val="24"/>
        </w:rPr>
        <w:t>作者</w:t>
      </w:r>
    </w:p>
    <w:p w14:paraId="214F0459"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别名：无</w:t>
      </w:r>
    </w:p>
    <w:p w14:paraId="6F6683CD" w14:textId="68EE658B"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含义：</w:t>
      </w:r>
      <w:r>
        <w:rPr>
          <w:rFonts w:ascii="宋体" w:eastAsia="宋体" w:hAnsi="宋体" w:hint="eastAsia"/>
          <w:bCs/>
          <w:sz w:val="24"/>
        </w:rPr>
        <w:t>图片的</w:t>
      </w:r>
      <w:r w:rsidR="0038490F">
        <w:rPr>
          <w:rFonts w:ascii="宋体" w:eastAsia="宋体" w:hAnsi="宋体" w:hint="eastAsia"/>
          <w:bCs/>
          <w:sz w:val="24"/>
        </w:rPr>
        <w:t>作者</w:t>
      </w:r>
    </w:p>
    <w:p w14:paraId="4ADB3586"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类型：字符串</w:t>
      </w:r>
    </w:p>
    <w:p w14:paraId="56A13ECE" w14:textId="77777777" w:rsidR="007B5B5B" w:rsidRPr="00592CA6"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长度：1</w:t>
      </w:r>
      <w:r w:rsidRPr="00592CA6">
        <w:rPr>
          <w:rFonts w:ascii="宋体" w:eastAsia="宋体" w:hAnsi="宋体"/>
          <w:bCs/>
          <w:sz w:val="24"/>
        </w:rPr>
        <w:t>5</w:t>
      </w:r>
      <w:r w:rsidRPr="00592CA6">
        <w:rPr>
          <w:rFonts w:ascii="宋体" w:eastAsia="宋体" w:hAnsi="宋体" w:hint="eastAsia"/>
          <w:bCs/>
          <w:sz w:val="24"/>
        </w:rPr>
        <w:t>位</w:t>
      </w:r>
    </w:p>
    <w:p w14:paraId="17B8D259" w14:textId="0C7915D9" w:rsidR="007B5B5B" w:rsidRPr="007B5B5B" w:rsidRDefault="007B5B5B" w:rsidP="007B5B5B">
      <w:pPr>
        <w:pStyle w:val="ab"/>
        <w:pBdr>
          <w:top w:val="single" w:sz="4" w:space="1" w:color="auto"/>
          <w:left w:val="single" w:sz="4" w:space="4" w:color="auto"/>
          <w:bottom w:val="single" w:sz="4" w:space="1" w:color="auto"/>
          <w:right w:val="single" w:sz="4" w:space="4" w:color="auto"/>
        </w:pBdr>
        <w:spacing w:line="360" w:lineRule="auto"/>
        <w:ind w:firstLineChars="0" w:firstLine="0"/>
        <w:rPr>
          <w:rFonts w:ascii="宋体" w:eastAsia="宋体" w:hAnsi="宋体"/>
          <w:bCs/>
          <w:sz w:val="24"/>
        </w:rPr>
      </w:pPr>
      <w:r w:rsidRPr="00592CA6">
        <w:rPr>
          <w:rFonts w:ascii="宋体" w:eastAsia="宋体" w:hAnsi="宋体" w:hint="eastAsia"/>
          <w:bCs/>
          <w:sz w:val="24"/>
        </w:rPr>
        <w:t>取值范围：1</w:t>
      </w:r>
      <w:r w:rsidRPr="00592CA6">
        <w:rPr>
          <w:rFonts w:ascii="宋体" w:eastAsia="宋体" w:hAnsi="宋体"/>
          <w:bCs/>
          <w:sz w:val="24"/>
        </w:rPr>
        <w:t>~15个</w:t>
      </w:r>
      <w:r w:rsidRPr="00592CA6">
        <w:rPr>
          <w:rFonts w:ascii="宋体" w:eastAsia="宋体" w:hAnsi="宋体" w:hint="eastAsia"/>
          <w:bCs/>
          <w:sz w:val="24"/>
        </w:rPr>
        <w:t>字符</w:t>
      </w:r>
    </w:p>
    <w:p w14:paraId="14A09A02" w14:textId="05327742" w:rsidR="00C67AB4" w:rsidRDefault="00C67AB4" w:rsidP="00C67AB4">
      <w:pPr>
        <w:pStyle w:val="2"/>
        <w:rPr>
          <w:rFonts w:ascii="Times New Roman" w:eastAsia="宋体" w:hAnsi="Times New Roman" w:cs="Times New Roman"/>
        </w:rPr>
      </w:pPr>
      <w:bookmarkStart w:id="58" w:name="_Toc103510110"/>
      <w:bookmarkStart w:id="59" w:name="_Toc130561540"/>
      <w:r w:rsidRPr="000C225E">
        <w:rPr>
          <w:rFonts w:ascii="Times New Roman" w:eastAsia="宋体" w:hAnsi="Times New Roman" w:cs="Times New Roman" w:hint="eastAsia"/>
        </w:rPr>
        <w:t>3.4</w:t>
      </w:r>
      <w:r w:rsidRPr="000C225E">
        <w:rPr>
          <w:rFonts w:ascii="Times New Roman" w:eastAsia="宋体" w:hAnsi="Times New Roman" w:cs="Times New Roman" w:hint="eastAsia"/>
        </w:rPr>
        <w:t>实体联系分析</w:t>
      </w:r>
      <w:bookmarkEnd w:id="58"/>
      <w:bookmarkEnd w:id="59"/>
    </w:p>
    <w:p w14:paraId="7C15DAFE" w14:textId="1880E30A" w:rsidR="000C225E" w:rsidRDefault="000C225E" w:rsidP="000C225E">
      <w:pPr>
        <w:pStyle w:val="3"/>
        <w:spacing w:before="156" w:after="156"/>
        <w:rPr>
          <w:rFonts w:ascii="Times New Roman" w:eastAsia="宋体" w:hAnsi="Times New Roman" w:cs="Times New Roman"/>
          <w:b/>
          <w:bCs w:val="0"/>
          <w:sz w:val="28"/>
          <w:szCs w:val="28"/>
        </w:rPr>
      </w:pPr>
      <w:bookmarkStart w:id="60" w:name="_Toc130561541"/>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.4.1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实体提取</w:t>
      </w:r>
      <w:bookmarkEnd w:id="60"/>
    </w:p>
    <w:p w14:paraId="3AF80960" w14:textId="2C7BABCB" w:rsidR="0038490F" w:rsidRPr="0038490F" w:rsidRDefault="0038490F" w:rsidP="0038490F">
      <w:pPr>
        <w:jc w:val="center"/>
        <w:rPr>
          <w:rFonts w:ascii="黑体" w:eastAsia="黑体" w:hAnsi="黑体"/>
        </w:rPr>
      </w:pPr>
      <w:r w:rsidRPr="0038490F">
        <w:rPr>
          <w:rFonts w:ascii="黑体" w:eastAsia="黑体" w:hAnsi="黑体" w:hint="eastAsia"/>
        </w:rPr>
        <w:t>表3</w:t>
      </w:r>
      <w:r w:rsidRPr="0038490F">
        <w:rPr>
          <w:rFonts w:ascii="黑体" w:eastAsia="黑体" w:hAnsi="黑体"/>
        </w:rPr>
        <w:t xml:space="preserve">-1 </w:t>
      </w:r>
      <w:r w:rsidRPr="0038490F">
        <w:rPr>
          <w:rFonts w:ascii="黑体" w:eastAsia="黑体" w:hAnsi="黑体" w:hint="eastAsia"/>
        </w:rPr>
        <w:t>实体提取结果</w:t>
      </w:r>
    </w:p>
    <w:tbl>
      <w:tblPr>
        <w:tblStyle w:val="aa"/>
        <w:tblW w:w="0" w:type="auto"/>
        <w:tblLook w:val="04A0" w:firstRow="1" w:lastRow="0" w:firstColumn="1" w:lastColumn="0" w:noHBand="0" w:noVBand="1"/>
      </w:tblPr>
      <w:tblGrid>
        <w:gridCol w:w="1555"/>
        <w:gridCol w:w="1417"/>
        <w:gridCol w:w="5521"/>
      </w:tblGrid>
      <w:tr w:rsidR="0038490F" w14:paraId="3FE3127C" w14:textId="77777777" w:rsidTr="0038490F">
        <w:tc>
          <w:tcPr>
            <w:tcW w:w="1555" w:type="dxa"/>
          </w:tcPr>
          <w:p w14:paraId="33B1101D" w14:textId="0B4B3625" w:rsidR="0038490F" w:rsidRDefault="0038490F" w:rsidP="00F444DA">
            <w:pPr>
              <w:jc w:val="center"/>
            </w:pPr>
            <w:r>
              <w:rPr>
                <w:rFonts w:hint="eastAsia"/>
              </w:rPr>
              <w:t>实体</w:t>
            </w:r>
          </w:p>
        </w:tc>
        <w:tc>
          <w:tcPr>
            <w:tcW w:w="1417" w:type="dxa"/>
          </w:tcPr>
          <w:p w14:paraId="2AC3E6CD" w14:textId="084EE745" w:rsidR="0038490F" w:rsidRDefault="0038490F" w:rsidP="00F444DA">
            <w:pPr>
              <w:jc w:val="center"/>
            </w:pPr>
            <w:r>
              <w:rPr>
                <w:rFonts w:hint="eastAsia"/>
              </w:rPr>
              <w:t>主码</w:t>
            </w:r>
          </w:p>
        </w:tc>
        <w:tc>
          <w:tcPr>
            <w:tcW w:w="5521" w:type="dxa"/>
          </w:tcPr>
          <w:p w14:paraId="387A1E24" w14:textId="272AC52F" w:rsidR="0038490F" w:rsidRDefault="0038490F" w:rsidP="00F444DA">
            <w:pPr>
              <w:jc w:val="center"/>
            </w:pPr>
            <w:r>
              <w:rPr>
                <w:rFonts w:hint="eastAsia"/>
              </w:rPr>
              <w:t>主要属性</w:t>
            </w:r>
          </w:p>
        </w:tc>
      </w:tr>
      <w:tr w:rsidR="0038490F" w14:paraId="68F10AC7" w14:textId="77777777" w:rsidTr="0038490F">
        <w:tc>
          <w:tcPr>
            <w:tcW w:w="1555" w:type="dxa"/>
          </w:tcPr>
          <w:p w14:paraId="0548FCDC" w14:textId="2BF50C2D" w:rsidR="0038490F" w:rsidRDefault="0038490F" w:rsidP="00F444DA">
            <w:pPr>
              <w:jc w:val="center"/>
            </w:pPr>
            <w:r>
              <w:rPr>
                <w:rFonts w:hint="eastAsia"/>
              </w:rPr>
              <w:t>用户</w:t>
            </w:r>
          </w:p>
        </w:tc>
        <w:tc>
          <w:tcPr>
            <w:tcW w:w="1417" w:type="dxa"/>
          </w:tcPr>
          <w:p w14:paraId="5C194748" w14:textId="1B714C97" w:rsidR="0038490F" w:rsidRDefault="0038490F" w:rsidP="00F444DA">
            <w:pPr>
              <w:jc w:val="center"/>
            </w:pPr>
            <w:r>
              <w:rPr>
                <w:rFonts w:hint="eastAsia"/>
              </w:rPr>
              <w:t>用户编号</w:t>
            </w:r>
          </w:p>
        </w:tc>
        <w:tc>
          <w:tcPr>
            <w:tcW w:w="5521" w:type="dxa"/>
          </w:tcPr>
          <w:p w14:paraId="50D07A4F" w14:textId="3EEC1D90" w:rsidR="0038490F" w:rsidRDefault="0038490F" w:rsidP="00F444DA">
            <w:pPr>
              <w:jc w:val="center"/>
            </w:pPr>
            <w:r>
              <w:rPr>
                <w:rFonts w:hint="eastAsia"/>
              </w:rPr>
              <w:t>用户账号，用户密码，用户权限</w:t>
            </w:r>
          </w:p>
        </w:tc>
      </w:tr>
      <w:tr w:rsidR="0038490F" w14:paraId="247988F5" w14:textId="77777777" w:rsidTr="0038490F">
        <w:tc>
          <w:tcPr>
            <w:tcW w:w="1555" w:type="dxa"/>
          </w:tcPr>
          <w:p w14:paraId="02376B95" w14:textId="5D212ECD" w:rsidR="0038490F" w:rsidRDefault="000579FB" w:rsidP="00F444DA">
            <w:pPr>
              <w:jc w:val="center"/>
            </w:pPr>
            <w:r>
              <w:rPr>
                <w:rFonts w:hint="eastAsia"/>
              </w:rPr>
              <w:t>图片</w:t>
            </w:r>
          </w:p>
        </w:tc>
        <w:tc>
          <w:tcPr>
            <w:tcW w:w="1417" w:type="dxa"/>
          </w:tcPr>
          <w:p w14:paraId="2326ED33" w14:textId="30552DBE" w:rsidR="0038490F" w:rsidRDefault="000579FB" w:rsidP="00F444DA">
            <w:pPr>
              <w:jc w:val="center"/>
            </w:pPr>
            <w:r>
              <w:rPr>
                <w:rFonts w:hint="eastAsia"/>
              </w:rPr>
              <w:t>图片编号</w:t>
            </w:r>
          </w:p>
        </w:tc>
        <w:tc>
          <w:tcPr>
            <w:tcW w:w="5521" w:type="dxa"/>
          </w:tcPr>
          <w:p w14:paraId="27668E9B" w14:textId="73B96260" w:rsidR="0038490F" w:rsidRDefault="004142A5" w:rsidP="00F444DA">
            <w:pPr>
              <w:jc w:val="center"/>
            </w:pPr>
            <w:r>
              <w:rPr>
                <w:rFonts w:hint="eastAsia"/>
              </w:rPr>
              <w:t>图片编号，图片</w:t>
            </w:r>
            <w:r w:rsidRPr="004142A5">
              <w:rPr>
                <w:rFonts w:hint="eastAsia"/>
              </w:rPr>
              <w:t>像素</w:t>
            </w:r>
            <w:r>
              <w:rPr>
                <w:rFonts w:hint="eastAsia"/>
              </w:rPr>
              <w:t>，图片</w:t>
            </w:r>
            <w:r w:rsidRPr="004142A5">
              <w:t>分辨率</w:t>
            </w:r>
            <w:r>
              <w:rPr>
                <w:rFonts w:hint="eastAsia"/>
              </w:rPr>
              <w:t>，图片</w:t>
            </w:r>
            <w:r w:rsidRPr="004142A5">
              <w:t>大小</w:t>
            </w:r>
            <w:r>
              <w:rPr>
                <w:rFonts w:hint="eastAsia"/>
              </w:rPr>
              <w:t>，图片</w:t>
            </w:r>
            <w:r w:rsidRPr="004142A5">
              <w:t>颜色</w:t>
            </w:r>
            <w:r>
              <w:rPr>
                <w:rFonts w:hint="eastAsia"/>
              </w:rPr>
              <w:t>，图片</w:t>
            </w:r>
            <w:r w:rsidRPr="004142A5">
              <w:t>位</w:t>
            </w:r>
            <w:r>
              <w:rPr>
                <w:rFonts w:hint="eastAsia"/>
              </w:rPr>
              <w:t>深，图片</w:t>
            </w:r>
            <w:r w:rsidRPr="004142A5">
              <w:t>色调</w:t>
            </w:r>
            <w:r>
              <w:rPr>
                <w:rFonts w:hint="eastAsia"/>
              </w:rPr>
              <w:t>，图片</w:t>
            </w:r>
            <w:r w:rsidRPr="004142A5">
              <w:t>饱和度</w:t>
            </w:r>
            <w:r>
              <w:rPr>
                <w:rFonts w:hint="eastAsia"/>
              </w:rPr>
              <w:t>，图片</w:t>
            </w:r>
            <w:r w:rsidRPr="004142A5">
              <w:t>亮度</w:t>
            </w:r>
          </w:p>
        </w:tc>
      </w:tr>
      <w:tr w:rsidR="0038490F" w14:paraId="4A88D141" w14:textId="77777777" w:rsidTr="0038490F">
        <w:tc>
          <w:tcPr>
            <w:tcW w:w="1555" w:type="dxa"/>
          </w:tcPr>
          <w:p w14:paraId="6587DEC4" w14:textId="58BB0A6C" w:rsidR="0038490F" w:rsidRDefault="00747CF2" w:rsidP="00F444DA">
            <w:pPr>
              <w:jc w:val="center"/>
            </w:pPr>
            <w:r>
              <w:rPr>
                <w:rFonts w:hint="eastAsia"/>
              </w:rPr>
              <w:t>像素</w:t>
            </w:r>
          </w:p>
        </w:tc>
        <w:tc>
          <w:tcPr>
            <w:tcW w:w="1417" w:type="dxa"/>
          </w:tcPr>
          <w:p w14:paraId="2879F526" w14:textId="3D60B2A5" w:rsidR="0038490F" w:rsidRDefault="00747CF2" w:rsidP="00F444DA">
            <w:pPr>
              <w:jc w:val="center"/>
            </w:pPr>
            <w:r>
              <w:rPr>
                <w:rFonts w:hint="eastAsia"/>
              </w:rPr>
              <w:t>图片像素</w:t>
            </w:r>
          </w:p>
        </w:tc>
        <w:tc>
          <w:tcPr>
            <w:tcW w:w="5521" w:type="dxa"/>
          </w:tcPr>
          <w:p w14:paraId="69BE7484" w14:textId="026CB167" w:rsidR="0038490F" w:rsidRDefault="00747CF2" w:rsidP="00F444DA">
            <w:pPr>
              <w:jc w:val="center"/>
            </w:pPr>
            <w:r>
              <w:rPr>
                <w:rFonts w:hint="eastAsia"/>
              </w:rPr>
              <w:t>图片像素，像素名称，像素大小，像素类型</w:t>
            </w:r>
          </w:p>
        </w:tc>
      </w:tr>
      <w:tr w:rsidR="0038490F" w14:paraId="1E98EDA1" w14:textId="77777777" w:rsidTr="0038490F">
        <w:tc>
          <w:tcPr>
            <w:tcW w:w="1555" w:type="dxa"/>
          </w:tcPr>
          <w:p w14:paraId="7DD09AA1" w14:textId="26964118" w:rsidR="0038490F" w:rsidRDefault="00747CF2" w:rsidP="00F444DA">
            <w:pPr>
              <w:jc w:val="center"/>
            </w:pPr>
            <w:r>
              <w:rPr>
                <w:rFonts w:hint="eastAsia"/>
              </w:rPr>
              <w:t>分辨率</w:t>
            </w:r>
          </w:p>
        </w:tc>
        <w:tc>
          <w:tcPr>
            <w:tcW w:w="1417" w:type="dxa"/>
          </w:tcPr>
          <w:p w14:paraId="46C90188" w14:textId="133E35A0" w:rsidR="0038490F" w:rsidRDefault="00747CF2" w:rsidP="00F444DA">
            <w:pPr>
              <w:jc w:val="center"/>
            </w:pPr>
            <w:r>
              <w:rPr>
                <w:rFonts w:hint="eastAsia"/>
              </w:rPr>
              <w:t>图片分辨率</w:t>
            </w:r>
          </w:p>
        </w:tc>
        <w:tc>
          <w:tcPr>
            <w:tcW w:w="5521" w:type="dxa"/>
          </w:tcPr>
          <w:p w14:paraId="284C9FBD" w14:textId="5DA63C36" w:rsidR="0038490F" w:rsidRDefault="00747CF2" w:rsidP="00F444DA">
            <w:pPr>
              <w:jc w:val="center"/>
            </w:pPr>
            <w:r>
              <w:rPr>
                <w:rFonts w:hint="eastAsia"/>
              </w:rPr>
              <w:t>图片分辨率，分辨率大小，分辨率类型</w:t>
            </w:r>
          </w:p>
        </w:tc>
      </w:tr>
      <w:tr w:rsidR="0038490F" w14:paraId="2DD74DF9" w14:textId="77777777" w:rsidTr="0038490F">
        <w:tc>
          <w:tcPr>
            <w:tcW w:w="1555" w:type="dxa"/>
          </w:tcPr>
          <w:p w14:paraId="6BE0F667" w14:textId="578A6614" w:rsidR="0038490F" w:rsidRDefault="00747CF2" w:rsidP="00F444DA">
            <w:pPr>
              <w:jc w:val="center"/>
            </w:pPr>
            <w:r>
              <w:rPr>
                <w:rFonts w:hint="eastAsia"/>
              </w:rPr>
              <w:t>位深</w:t>
            </w:r>
          </w:p>
        </w:tc>
        <w:tc>
          <w:tcPr>
            <w:tcW w:w="1417" w:type="dxa"/>
          </w:tcPr>
          <w:p w14:paraId="3059C11C" w14:textId="181D7679" w:rsidR="0038490F" w:rsidRDefault="00747CF2" w:rsidP="00F444DA">
            <w:pPr>
              <w:jc w:val="center"/>
            </w:pPr>
            <w:r>
              <w:rPr>
                <w:rFonts w:hint="eastAsia"/>
              </w:rPr>
              <w:t>图片位深</w:t>
            </w:r>
          </w:p>
        </w:tc>
        <w:tc>
          <w:tcPr>
            <w:tcW w:w="5521" w:type="dxa"/>
          </w:tcPr>
          <w:p w14:paraId="7E521407" w14:textId="406926DB" w:rsidR="0038490F" w:rsidRDefault="00747CF2" w:rsidP="00F444DA">
            <w:pPr>
              <w:jc w:val="center"/>
            </w:pPr>
            <w:r>
              <w:rPr>
                <w:rFonts w:hint="eastAsia"/>
              </w:rPr>
              <w:t>图片位深，位深大小，位深类型</w:t>
            </w:r>
          </w:p>
        </w:tc>
      </w:tr>
      <w:tr w:rsidR="0038490F" w14:paraId="1F539363" w14:textId="77777777" w:rsidTr="0038490F">
        <w:tc>
          <w:tcPr>
            <w:tcW w:w="1555" w:type="dxa"/>
          </w:tcPr>
          <w:p w14:paraId="37D725FF" w14:textId="7A80D29E" w:rsidR="0038490F" w:rsidRDefault="00747CF2" w:rsidP="00F444DA">
            <w:pPr>
              <w:jc w:val="center"/>
            </w:pPr>
            <w:r>
              <w:rPr>
                <w:rFonts w:hint="eastAsia"/>
              </w:rPr>
              <w:t>亮度</w:t>
            </w:r>
          </w:p>
        </w:tc>
        <w:tc>
          <w:tcPr>
            <w:tcW w:w="1417" w:type="dxa"/>
          </w:tcPr>
          <w:p w14:paraId="53D967A0" w14:textId="7AD21B7F" w:rsidR="0038490F" w:rsidRDefault="00747CF2" w:rsidP="00F444DA">
            <w:pPr>
              <w:jc w:val="center"/>
            </w:pPr>
            <w:r>
              <w:rPr>
                <w:rFonts w:hint="eastAsia"/>
              </w:rPr>
              <w:t>图片亮度</w:t>
            </w:r>
          </w:p>
        </w:tc>
        <w:tc>
          <w:tcPr>
            <w:tcW w:w="5521" w:type="dxa"/>
          </w:tcPr>
          <w:p w14:paraId="5669439C" w14:textId="54349508" w:rsidR="0038490F" w:rsidRDefault="00747CF2" w:rsidP="00F444DA">
            <w:pPr>
              <w:jc w:val="center"/>
            </w:pPr>
            <w:r>
              <w:rPr>
                <w:rFonts w:hint="eastAsia"/>
              </w:rPr>
              <w:t>图片亮度，亮度高低，亮度类型</w:t>
            </w:r>
          </w:p>
        </w:tc>
      </w:tr>
    </w:tbl>
    <w:p w14:paraId="4A412050" w14:textId="77777777" w:rsidR="009D546D" w:rsidRPr="009D546D" w:rsidRDefault="009D546D" w:rsidP="009D546D"/>
    <w:p w14:paraId="063D50E5" w14:textId="77777777" w:rsidR="009403D3" w:rsidRDefault="000C225E" w:rsidP="009403D3">
      <w:pPr>
        <w:pStyle w:val="3"/>
        <w:spacing w:before="156" w:after="156"/>
        <w:rPr>
          <w:rFonts w:ascii="Times New Roman" w:eastAsia="宋体" w:hAnsi="Times New Roman" w:cs="Times New Roman"/>
          <w:b/>
          <w:bCs w:val="0"/>
          <w:sz w:val="28"/>
          <w:szCs w:val="28"/>
        </w:rPr>
      </w:pPr>
      <w:bookmarkStart w:id="61" w:name="_Toc130561542"/>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 xml:space="preserve">.4.2 </w:t>
      </w:r>
      <w:r w:rsidRPr="000C225E">
        <w:rPr>
          <w:rFonts w:ascii="Times New Roman" w:eastAsia="宋体" w:hAnsi="Times New Roman" w:cs="Times New Roman" w:hint="eastAsia"/>
          <w:b/>
          <w:bCs w:val="0"/>
          <w:sz w:val="28"/>
          <w:szCs w:val="28"/>
        </w:rPr>
        <w:t>实体联系</w:t>
      </w:r>
      <w:r w:rsidR="00284B87">
        <w:rPr>
          <w:rFonts w:ascii="Times New Roman" w:eastAsia="宋体" w:hAnsi="Times New Roman" w:cs="Times New Roman" w:hint="eastAsia"/>
          <w:b/>
          <w:bCs w:val="0"/>
          <w:sz w:val="28"/>
          <w:szCs w:val="28"/>
        </w:rPr>
        <w:t>图</w:t>
      </w:r>
      <w:bookmarkEnd w:id="61"/>
    </w:p>
    <w:p w14:paraId="4EBF0489" w14:textId="77777777" w:rsidR="009403D3" w:rsidRDefault="009403D3" w:rsidP="009403D3"/>
    <w:p w14:paraId="0066FDCC" w14:textId="77777777" w:rsidR="009403D3" w:rsidRDefault="009403D3" w:rsidP="00291446">
      <w:pPr>
        <w:jc w:val="center"/>
      </w:pPr>
      <w:r>
        <w:object w:dxaOrig="9456" w:dyaOrig="5545" w14:anchorId="6296627D">
          <v:shape id="_x0000_i1031" type="#_x0000_t75" style="width:424.65pt;height:248.65pt" o:ole="">
            <v:imagedata r:id="rId33" o:title=""/>
          </v:shape>
          <o:OLEObject Type="Embed" ProgID="Visio.Drawing.15" ShapeID="_x0000_i1031" DrawAspect="Content" ObjectID="_1742826571" r:id="rId34"/>
        </w:object>
      </w:r>
    </w:p>
    <w:p w14:paraId="0B031B43" w14:textId="5D6D2266" w:rsidR="00FE7470" w:rsidRPr="00FE7470" w:rsidRDefault="00FE7470" w:rsidP="00FE7470">
      <w:pPr>
        <w:jc w:val="center"/>
        <w:rPr>
          <w:rFonts w:ascii="宋体" w:eastAsia="宋体" w:hAnsi="宋体"/>
          <w:b/>
          <w:bCs/>
          <w:sz w:val="24"/>
          <w:szCs w:val="24"/>
        </w:rPr>
      </w:pPr>
      <w:r w:rsidRPr="00FE7470">
        <w:rPr>
          <w:rFonts w:ascii="宋体" w:eastAsia="宋体" w:hAnsi="宋体" w:hint="eastAsia"/>
          <w:b/>
          <w:bCs/>
          <w:sz w:val="24"/>
          <w:szCs w:val="24"/>
        </w:rPr>
        <w:t>图3</w:t>
      </w:r>
      <w:r w:rsidRPr="00FE7470">
        <w:rPr>
          <w:rFonts w:ascii="宋体" w:eastAsia="宋体" w:hAnsi="宋体"/>
          <w:b/>
          <w:bCs/>
          <w:sz w:val="24"/>
          <w:szCs w:val="24"/>
        </w:rPr>
        <w:t xml:space="preserve">-6 </w:t>
      </w:r>
      <w:r w:rsidRPr="00FE7470">
        <w:rPr>
          <w:rFonts w:ascii="宋体" w:eastAsia="宋体" w:hAnsi="宋体" w:hint="eastAsia"/>
          <w:b/>
          <w:bCs/>
          <w:sz w:val="24"/>
          <w:szCs w:val="24"/>
        </w:rPr>
        <w:t>图片属性图</w:t>
      </w:r>
    </w:p>
    <w:p w14:paraId="7102CD0B" w14:textId="77777777" w:rsidR="00FE7470" w:rsidRDefault="00FE7470" w:rsidP="00291446">
      <w:pPr>
        <w:jc w:val="center"/>
      </w:pPr>
      <w:r>
        <w:object w:dxaOrig="7561" w:dyaOrig="3180" w14:anchorId="5E8488E2">
          <v:shape id="_x0000_i1032" type="#_x0000_t75" style="width:378pt;height:159.35pt" o:ole="">
            <v:imagedata r:id="rId35" o:title=""/>
          </v:shape>
          <o:OLEObject Type="Embed" ProgID="Visio.Drawing.15" ShapeID="_x0000_i1032" DrawAspect="Content" ObjectID="_1742826572" r:id="rId36"/>
        </w:object>
      </w:r>
    </w:p>
    <w:p w14:paraId="38EAEDA4" w14:textId="6A024156" w:rsidR="00FE7470" w:rsidRPr="00FE7470" w:rsidRDefault="00FE7470" w:rsidP="00FE7470">
      <w:pPr>
        <w:jc w:val="center"/>
        <w:rPr>
          <w:rFonts w:ascii="宋体" w:eastAsia="宋体" w:hAnsi="宋体"/>
          <w:b/>
          <w:bCs/>
          <w:sz w:val="24"/>
          <w:szCs w:val="24"/>
        </w:rPr>
      </w:pPr>
      <w:r w:rsidRPr="00FE7470">
        <w:rPr>
          <w:rFonts w:ascii="宋体" w:eastAsia="宋体" w:hAnsi="宋体" w:hint="eastAsia"/>
          <w:b/>
          <w:bCs/>
          <w:sz w:val="24"/>
          <w:szCs w:val="24"/>
        </w:rPr>
        <w:t>图3</w:t>
      </w:r>
      <w:r w:rsidRPr="00FE7470">
        <w:rPr>
          <w:rFonts w:ascii="宋体" w:eastAsia="宋体" w:hAnsi="宋体"/>
          <w:b/>
          <w:bCs/>
          <w:sz w:val="24"/>
          <w:szCs w:val="24"/>
        </w:rPr>
        <w:t>-</w:t>
      </w:r>
      <w:r>
        <w:rPr>
          <w:rFonts w:ascii="宋体" w:eastAsia="宋体" w:hAnsi="宋体"/>
          <w:b/>
          <w:bCs/>
          <w:sz w:val="24"/>
          <w:szCs w:val="24"/>
        </w:rPr>
        <w:t>7</w:t>
      </w:r>
      <w:r w:rsidRPr="00FE7470">
        <w:rPr>
          <w:rFonts w:ascii="宋体" w:eastAsia="宋体" w:hAnsi="宋体"/>
          <w:b/>
          <w:bCs/>
          <w:sz w:val="24"/>
          <w:szCs w:val="24"/>
        </w:rPr>
        <w:t xml:space="preserve"> </w:t>
      </w:r>
      <w:r>
        <w:rPr>
          <w:rFonts w:ascii="宋体" w:eastAsia="宋体" w:hAnsi="宋体" w:hint="eastAsia"/>
          <w:b/>
          <w:bCs/>
          <w:sz w:val="24"/>
          <w:szCs w:val="24"/>
        </w:rPr>
        <w:t>用户</w:t>
      </w:r>
      <w:r w:rsidRPr="00FE7470">
        <w:rPr>
          <w:rFonts w:ascii="宋体" w:eastAsia="宋体" w:hAnsi="宋体" w:hint="eastAsia"/>
          <w:b/>
          <w:bCs/>
          <w:sz w:val="24"/>
          <w:szCs w:val="24"/>
        </w:rPr>
        <w:t>属性图</w:t>
      </w:r>
    </w:p>
    <w:p w14:paraId="6A90F804" w14:textId="77777777" w:rsidR="00FE7470" w:rsidRDefault="00FE7470" w:rsidP="00291446">
      <w:pPr>
        <w:jc w:val="center"/>
      </w:pPr>
      <w:r>
        <w:object w:dxaOrig="7561" w:dyaOrig="4741" w14:anchorId="2136769A">
          <v:shape id="_x0000_i1033" type="#_x0000_t75" style="width:378pt;height:237.35pt" o:ole="">
            <v:imagedata r:id="rId37" o:title=""/>
          </v:shape>
          <o:OLEObject Type="Embed" ProgID="Visio.Drawing.15" ShapeID="_x0000_i1033" DrawAspect="Content" ObjectID="_1742826573" r:id="rId38"/>
        </w:object>
      </w:r>
    </w:p>
    <w:p w14:paraId="73916F22" w14:textId="5DAD4506" w:rsidR="00FE7470" w:rsidRPr="00FE7470" w:rsidRDefault="00FE7470" w:rsidP="00FE7470">
      <w:pPr>
        <w:jc w:val="center"/>
        <w:rPr>
          <w:rFonts w:ascii="宋体" w:eastAsia="宋体" w:hAnsi="宋体"/>
          <w:b/>
          <w:bCs/>
          <w:sz w:val="24"/>
          <w:szCs w:val="24"/>
        </w:rPr>
      </w:pPr>
      <w:r w:rsidRPr="00FE7470">
        <w:rPr>
          <w:rFonts w:ascii="宋体" w:eastAsia="宋体" w:hAnsi="宋体" w:hint="eastAsia"/>
          <w:b/>
          <w:bCs/>
          <w:sz w:val="24"/>
          <w:szCs w:val="24"/>
        </w:rPr>
        <w:lastRenderedPageBreak/>
        <w:t>图3</w:t>
      </w:r>
      <w:r w:rsidRPr="00FE7470">
        <w:rPr>
          <w:rFonts w:ascii="宋体" w:eastAsia="宋体" w:hAnsi="宋体"/>
          <w:b/>
          <w:bCs/>
          <w:sz w:val="24"/>
          <w:szCs w:val="24"/>
        </w:rPr>
        <w:t>-</w:t>
      </w:r>
      <w:r>
        <w:rPr>
          <w:rFonts w:ascii="宋体" w:eastAsia="宋体" w:hAnsi="宋体"/>
          <w:b/>
          <w:bCs/>
          <w:sz w:val="24"/>
          <w:szCs w:val="24"/>
        </w:rPr>
        <w:t>8</w:t>
      </w:r>
      <w:r w:rsidRPr="00FE7470">
        <w:rPr>
          <w:rFonts w:ascii="宋体" w:eastAsia="宋体" w:hAnsi="宋体"/>
          <w:b/>
          <w:bCs/>
          <w:sz w:val="24"/>
          <w:szCs w:val="24"/>
        </w:rPr>
        <w:t xml:space="preserve"> </w:t>
      </w:r>
      <w:r>
        <w:rPr>
          <w:rFonts w:ascii="宋体" w:eastAsia="宋体" w:hAnsi="宋体" w:hint="eastAsia"/>
          <w:b/>
          <w:bCs/>
          <w:sz w:val="24"/>
          <w:szCs w:val="24"/>
        </w:rPr>
        <w:t>像素</w:t>
      </w:r>
      <w:r w:rsidRPr="00FE7470">
        <w:rPr>
          <w:rFonts w:ascii="宋体" w:eastAsia="宋体" w:hAnsi="宋体" w:hint="eastAsia"/>
          <w:b/>
          <w:bCs/>
          <w:sz w:val="24"/>
          <w:szCs w:val="24"/>
        </w:rPr>
        <w:t>属性图</w:t>
      </w:r>
    </w:p>
    <w:p w14:paraId="6445067C" w14:textId="77777777" w:rsidR="00FE7470" w:rsidRDefault="00FE7470" w:rsidP="00291446">
      <w:pPr>
        <w:jc w:val="center"/>
      </w:pPr>
      <w:r>
        <w:object w:dxaOrig="7561" w:dyaOrig="3013" w14:anchorId="28F97702">
          <v:shape id="_x0000_i1034" type="#_x0000_t75" style="width:378pt;height:150.65pt" o:ole="">
            <v:imagedata r:id="rId39" o:title=""/>
          </v:shape>
          <o:OLEObject Type="Embed" ProgID="Visio.Drawing.15" ShapeID="_x0000_i1034" DrawAspect="Content" ObjectID="_1742826574" r:id="rId40"/>
        </w:object>
      </w:r>
    </w:p>
    <w:p w14:paraId="5B3DE805" w14:textId="61625860" w:rsidR="00FE7470" w:rsidRPr="00FE7470" w:rsidRDefault="00FE7470" w:rsidP="00FE7470">
      <w:pPr>
        <w:jc w:val="center"/>
        <w:rPr>
          <w:rFonts w:ascii="宋体" w:eastAsia="宋体" w:hAnsi="宋体"/>
          <w:b/>
          <w:bCs/>
          <w:sz w:val="24"/>
          <w:szCs w:val="24"/>
        </w:rPr>
      </w:pPr>
      <w:r w:rsidRPr="00FE7470">
        <w:rPr>
          <w:rFonts w:ascii="宋体" w:eastAsia="宋体" w:hAnsi="宋体" w:hint="eastAsia"/>
          <w:b/>
          <w:bCs/>
          <w:sz w:val="24"/>
          <w:szCs w:val="24"/>
        </w:rPr>
        <w:t>图3</w:t>
      </w:r>
      <w:r w:rsidRPr="00FE7470">
        <w:rPr>
          <w:rFonts w:ascii="宋体" w:eastAsia="宋体" w:hAnsi="宋体"/>
          <w:b/>
          <w:bCs/>
          <w:sz w:val="24"/>
          <w:szCs w:val="24"/>
        </w:rPr>
        <w:t>-</w:t>
      </w:r>
      <w:r>
        <w:rPr>
          <w:rFonts w:ascii="宋体" w:eastAsia="宋体" w:hAnsi="宋体"/>
          <w:b/>
          <w:bCs/>
          <w:sz w:val="24"/>
          <w:szCs w:val="24"/>
        </w:rPr>
        <w:t>9</w:t>
      </w:r>
      <w:r w:rsidRPr="00FE7470">
        <w:rPr>
          <w:rFonts w:ascii="宋体" w:eastAsia="宋体" w:hAnsi="宋体"/>
          <w:b/>
          <w:bCs/>
          <w:sz w:val="24"/>
          <w:szCs w:val="24"/>
        </w:rPr>
        <w:t xml:space="preserve"> </w:t>
      </w:r>
      <w:r>
        <w:rPr>
          <w:rFonts w:ascii="宋体" w:eastAsia="宋体" w:hAnsi="宋体" w:hint="eastAsia"/>
          <w:b/>
          <w:bCs/>
          <w:sz w:val="24"/>
          <w:szCs w:val="24"/>
        </w:rPr>
        <w:t>分辨率</w:t>
      </w:r>
      <w:r w:rsidRPr="00FE7470">
        <w:rPr>
          <w:rFonts w:ascii="宋体" w:eastAsia="宋体" w:hAnsi="宋体" w:hint="eastAsia"/>
          <w:b/>
          <w:bCs/>
          <w:sz w:val="24"/>
          <w:szCs w:val="24"/>
        </w:rPr>
        <w:t>属性图</w:t>
      </w:r>
    </w:p>
    <w:p w14:paraId="69B8F4D6" w14:textId="77777777" w:rsidR="00FE7470" w:rsidRDefault="00FE7470" w:rsidP="00291446">
      <w:pPr>
        <w:jc w:val="center"/>
      </w:pPr>
      <w:r>
        <w:object w:dxaOrig="7860" w:dyaOrig="3180" w14:anchorId="43BBD0F1">
          <v:shape id="_x0000_i1035" type="#_x0000_t75" style="width:393.35pt;height:159.35pt" o:ole="">
            <v:imagedata r:id="rId41" o:title=""/>
          </v:shape>
          <o:OLEObject Type="Embed" ProgID="Visio.Drawing.15" ShapeID="_x0000_i1035" DrawAspect="Content" ObjectID="_1742826575" r:id="rId42"/>
        </w:object>
      </w:r>
    </w:p>
    <w:p w14:paraId="14E549EC" w14:textId="58893B1C" w:rsidR="00FE7470" w:rsidRPr="00FE7470" w:rsidRDefault="00FE7470" w:rsidP="00FE7470">
      <w:pPr>
        <w:jc w:val="center"/>
        <w:rPr>
          <w:rFonts w:ascii="宋体" w:eastAsia="宋体" w:hAnsi="宋体"/>
          <w:b/>
          <w:bCs/>
          <w:sz w:val="24"/>
          <w:szCs w:val="24"/>
        </w:rPr>
      </w:pPr>
      <w:r w:rsidRPr="00FE7470">
        <w:rPr>
          <w:rFonts w:ascii="宋体" w:eastAsia="宋体" w:hAnsi="宋体" w:hint="eastAsia"/>
          <w:b/>
          <w:bCs/>
          <w:sz w:val="24"/>
          <w:szCs w:val="24"/>
        </w:rPr>
        <w:t>图3</w:t>
      </w:r>
      <w:r w:rsidRPr="00FE7470">
        <w:rPr>
          <w:rFonts w:ascii="宋体" w:eastAsia="宋体" w:hAnsi="宋体"/>
          <w:b/>
          <w:bCs/>
          <w:sz w:val="24"/>
          <w:szCs w:val="24"/>
        </w:rPr>
        <w:t>-</w:t>
      </w:r>
      <w:r>
        <w:rPr>
          <w:rFonts w:ascii="宋体" w:eastAsia="宋体" w:hAnsi="宋体"/>
          <w:b/>
          <w:bCs/>
          <w:sz w:val="24"/>
          <w:szCs w:val="24"/>
        </w:rPr>
        <w:t>10</w:t>
      </w:r>
      <w:r w:rsidRPr="00FE7470">
        <w:rPr>
          <w:rFonts w:ascii="宋体" w:eastAsia="宋体" w:hAnsi="宋体"/>
          <w:b/>
          <w:bCs/>
          <w:sz w:val="24"/>
          <w:szCs w:val="24"/>
        </w:rPr>
        <w:t xml:space="preserve"> </w:t>
      </w:r>
      <w:r>
        <w:rPr>
          <w:rFonts w:ascii="宋体" w:eastAsia="宋体" w:hAnsi="宋体" w:hint="eastAsia"/>
          <w:b/>
          <w:bCs/>
          <w:sz w:val="24"/>
          <w:szCs w:val="24"/>
        </w:rPr>
        <w:t>位深</w:t>
      </w:r>
      <w:r w:rsidRPr="00FE7470">
        <w:rPr>
          <w:rFonts w:ascii="宋体" w:eastAsia="宋体" w:hAnsi="宋体" w:hint="eastAsia"/>
          <w:b/>
          <w:bCs/>
          <w:sz w:val="24"/>
          <w:szCs w:val="24"/>
        </w:rPr>
        <w:t>属性图</w:t>
      </w:r>
    </w:p>
    <w:p w14:paraId="4E5EC40D" w14:textId="2494007D" w:rsidR="005E647A" w:rsidRDefault="00FE7470" w:rsidP="005E647A">
      <w:pPr>
        <w:jc w:val="center"/>
      </w:pPr>
      <w:r>
        <w:object w:dxaOrig="7860" w:dyaOrig="3349" w14:anchorId="60C7987A">
          <v:shape id="_x0000_i1036" type="#_x0000_t75" style="width:393.35pt;height:167.35pt" o:ole="">
            <v:imagedata r:id="rId43" o:title=""/>
          </v:shape>
          <o:OLEObject Type="Embed" ProgID="Visio.Drawing.15" ShapeID="_x0000_i1036" DrawAspect="Content" ObjectID="_1742826576" r:id="rId44"/>
        </w:object>
      </w:r>
    </w:p>
    <w:p w14:paraId="51C22ED9" w14:textId="5CE3861D" w:rsidR="00FE7470" w:rsidRDefault="00FE7470" w:rsidP="00FE7470">
      <w:pPr>
        <w:jc w:val="center"/>
        <w:rPr>
          <w:rFonts w:ascii="宋体" w:eastAsia="宋体" w:hAnsi="宋体"/>
          <w:b/>
          <w:bCs/>
          <w:sz w:val="24"/>
          <w:szCs w:val="24"/>
        </w:rPr>
      </w:pPr>
      <w:r w:rsidRPr="00FE7470">
        <w:rPr>
          <w:rFonts w:ascii="宋体" w:eastAsia="宋体" w:hAnsi="宋体" w:hint="eastAsia"/>
          <w:b/>
          <w:bCs/>
          <w:sz w:val="24"/>
          <w:szCs w:val="24"/>
        </w:rPr>
        <w:t>图3</w:t>
      </w:r>
      <w:r w:rsidRPr="00FE7470">
        <w:rPr>
          <w:rFonts w:ascii="宋体" w:eastAsia="宋体" w:hAnsi="宋体"/>
          <w:b/>
          <w:bCs/>
          <w:sz w:val="24"/>
          <w:szCs w:val="24"/>
        </w:rPr>
        <w:t>-</w:t>
      </w:r>
      <w:r>
        <w:rPr>
          <w:rFonts w:ascii="宋体" w:eastAsia="宋体" w:hAnsi="宋体"/>
          <w:b/>
          <w:bCs/>
          <w:sz w:val="24"/>
          <w:szCs w:val="24"/>
        </w:rPr>
        <w:t>11</w:t>
      </w:r>
      <w:r w:rsidRPr="00FE7470">
        <w:rPr>
          <w:rFonts w:ascii="宋体" w:eastAsia="宋体" w:hAnsi="宋体"/>
          <w:b/>
          <w:bCs/>
          <w:sz w:val="24"/>
          <w:szCs w:val="24"/>
        </w:rPr>
        <w:t xml:space="preserve"> </w:t>
      </w:r>
      <w:r>
        <w:rPr>
          <w:rFonts w:ascii="宋体" w:eastAsia="宋体" w:hAnsi="宋体" w:hint="eastAsia"/>
          <w:b/>
          <w:bCs/>
          <w:sz w:val="24"/>
          <w:szCs w:val="24"/>
        </w:rPr>
        <w:t>亮度</w:t>
      </w:r>
      <w:r w:rsidRPr="00FE7470">
        <w:rPr>
          <w:rFonts w:ascii="宋体" w:eastAsia="宋体" w:hAnsi="宋体" w:hint="eastAsia"/>
          <w:b/>
          <w:bCs/>
          <w:sz w:val="24"/>
          <w:szCs w:val="24"/>
        </w:rPr>
        <w:t>属性图</w:t>
      </w:r>
    </w:p>
    <w:p w14:paraId="1F9CE40C" w14:textId="7E25DA6E" w:rsidR="005E647A" w:rsidRDefault="005E647A" w:rsidP="00FE7470">
      <w:pPr>
        <w:jc w:val="center"/>
      </w:pPr>
      <w:r>
        <w:object w:dxaOrig="15084" w:dyaOrig="12085" w14:anchorId="0BBA1C56">
          <v:shape id="_x0000_i1037" type="#_x0000_t75" style="width:424.65pt;height:340pt" o:ole="">
            <v:imagedata r:id="rId45" o:title=""/>
          </v:shape>
          <o:OLEObject Type="Embed" ProgID="Visio.Drawing.15" ShapeID="_x0000_i1037" DrawAspect="Content" ObjectID="_1742826577" r:id="rId46"/>
        </w:object>
      </w:r>
    </w:p>
    <w:p w14:paraId="0D39AAA5" w14:textId="0832C93A" w:rsidR="005E647A" w:rsidRPr="005E647A" w:rsidRDefault="005E647A" w:rsidP="00FE7470">
      <w:pPr>
        <w:jc w:val="center"/>
        <w:rPr>
          <w:rFonts w:ascii="宋体" w:eastAsia="宋体" w:hAnsi="宋体"/>
          <w:b/>
          <w:bCs/>
          <w:sz w:val="24"/>
          <w:szCs w:val="24"/>
        </w:rPr>
      </w:pPr>
      <w:r w:rsidRPr="005E647A">
        <w:rPr>
          <w:rFonts w:ascii="宋体" w:eastAsia="宋体" w:hAnsi="宋体" w:hint="eastAsia"/>
          <w:b/>
          <w:bCs/>
          <w:sz w:val="24"/>
          <w:szCs w:val="24"/>
        </w:rPr>
        <w:t>图3</w:t>
      </w:r>
      <w:r w:rsidRPr="005E647A">
        <w:rPr>
          <w:rFonts w:ascii="宋体" w:eastAsia="宋体" w:hAnsi="宋体"/>
          <w:b/>
          <w:bCs/>
          <w:sz w:val="24"/>
          <w:szCs w:val="24"/>
        </w:rPr>
        <w:t xml:space="preserve">-12 </w:t>
      </w:r>
      <w:r w:rsidRPr="005E647A">
        <w:rPr>
          <w:rFonts w:ascii="宋体" w:eastAsia="宋体" w:hAnsi="宋体" w:hint="eastAsia"/>
          <w:b/>
          <w:bCs/>
          <w:sz w:val="24"/>
          <w:szCs w:val="24"/>
        </w:rPr>
        <w:t>总体结构属性图</w:t>
      </w:r>
    </w:p>
    <w:p w14:paraId="348C6DFD" w14:textId="6DF9E71A" w:rsidR="009403D3" w:rsidRPr="009403D3" w:rsidRDefault="009403D3" w:rsidP="009403D3">
      <w:pPr>
        <w:sectPr w:rsidR="009403D3" w:rsidRPr="009403D3" w:rsidSect="002A770B">
          <w:type w:val="continuous"/>
          <w:pgSz w:w="11906" w:h="16838" w:code="9"/>
          <w:pgMar w:top="1418" w:right="1418" w:bottom="1418" w:left="1418" w:header="737" w:footer="851" w:gutter="567"/>
          <w:pgNumType w:fmt="numberInDash"/>
          <w:cols w:space="425"/>
          <w:docGrid w:type="lines" w:linePitch="312"/>
        </w:sectPr>
      </w:pPr>
      <w:r>
        <w:t xml:space="preserve">         </w:t>
      </w:r>
    </w:p>
    <w:p w14:paraId="60930200" w14:textId="543771AF" w:rsidR="006551C5" w:rsidRDefault="00C06560" w:rsidP="005A36F7">
      <w:pPr>
        <w:pStyle w:val="1"/>
      </w:pPr>
      <w:bookmarkStart w:id="62" w:name="_Toc103510111"/>
      <w:bookmarkStart w:id="63" w:name="_Toc130561543"/>
      <w:r>
        <w:rPr>
          <w:rFonts w:hint="eastAsia"/>
        </w:rPr>
        <w:lastRenderedPageBreak/>
        <w:t>4</w:t>
      </w:r>
      <w:r w:rsidR="00C67AB4">
        <w:rPr>
          <w:rFonts w:hint="eastAsia"/>
        </w:rPr>
        <w:t>系统</w:t>
      </w:r>
      <w:r w:rsidR="00C67AB4" w:rsidRPr="005F11D1">
        <w:rPr>
          <w:rFonts w:hint="eastAsia"/>
        </w:rPr>
        <w:t>设计</w:t>
      </w:r>
      <w:bookmarkEnd w:id="42"/>
      <w:bookmarkEnd w:id="43"/>
      <w:bookmarkEnd w:id="44"/>
      <w:bookmarkEnd w:id="62"/>
      <w:bookmarkEnd w:id="63"/>
    </w:p>
    <w:p w14:paraId="6DA82926" w14:textId="597F241E" w:rsidR="00C67AB4" w:rsidRPr="000C225E" w:rsidRDefault="006551C5" w:rsidP="006551C5">
      <w:pPr>
        <w:pStyle w:val="2"/>
        <w:rPr>
          <w:rFonts w:ascii="Times New Roman" w:eastAsia="宋体" w:hAnsi="Times New Roman" w:cs="Times New Roman"/>
        </w:rPr>
      </w:pPr>
      <w:bookmarkStart w:id="64" w:name="_Toc103510112"/>
      <w:bookmarkStart w:id="65" w:name="_Toc130561544"/>
      <w:r w:rsidRPr="000C225E">
        <w:rPr>
          <w:rFonts w:ascii="Times New Roman" w:eastAsia="宋体" w:hAnsi="Times New Roman" w:cs="Times New Roman" w:hint="eastAsia"/>
        </w:rPr>
        <w:t>4.1</w:t>
      </w:r>
      <w:bookmarkEnd w:id="64"/>
      <w:bookmarkEnd w:id="65"/>
      <w:r w:rsidR="00A249FF">
        <w:rPr>
          <w:rFonts w:ascii="Times New Roman" w:eastAsia="宋体" w:hAnsi="Times New Roman" w:cs="Times New Roman"/>
        </w:rPr>
        <w:t xml:space="preserve"> </w:t>
      </w:r>
      <w:r w:rsidR="00A249FF" w:rsidRPr="00A249FF">
        <w:rPr>
          <w:rFonts w:ascii="Times New Roman" w:eastAsia="宋体" w:hAnsi="Times New Roman" w:cs="Times New Roman" w:hint="eastAsia"/>
          <w:sz w:val="28"/>
          <w:szCs w:val="28"/>
        </w:rPr>
        <w:t>功能简述</w:t>
      </w:r>
    </w:p>
    <w:p w14:paraId="05A63018" w14:textId="77777777" w:rsidR="00647302" w:rsidRDefault="00582B26" w:rsidP="0057431A">
      <w:pPr>
        <w:spacing w:line="360" w:lineRule="auto"/>
        <w:ind w:firstLineChars="200" w:firstLine="480"/>
      </w:pPr>
      <w:r w:rsidRPr="00582B26">
        <w:rPr>
          <w:rFonts w:ascii="宋体" w:eastAsia="宋体" w:hAnsi="宋体" w:hint="eastAsia"/>
          <w:sz w:val="24"/>
          <w:szCs w:val="24"/>
          <w:shd w:val="clear" w:color="auto" w:fill="FFFFFF"/>
        </w:rPr>
        <w:t>图像识别技术可能是以图像的主要特征为基础的。每个图像都有它的特征，如字母A有个尖，P有个圈、而Y的中心有个锐角等。对图像识别时眼动的研究表明，视线总是集中在图像的主要特征上，也就是集中在图像轮廓曲度最大或轮廓方向突然改变的地方，这些地方的信息量最大。而且眼睛的扫描路线也总是依次从一个特征转到另一个特征上。由此可见，在图像识别过程中，知觉机制必须排除输入的多余信息,抽出关键的信息。同时,在大脑里必定有一个负责整合信息的机制，它能把分阶段获得的信息整理成一个完整的知觉</w:t>
      </w:r>
      <w:proofErr w:type="gramStart"/>
      <w:r w:rsidRPr="00582B26">
        <w:rPr>
          <w:rFonts w:ascii="宋体" w:eastAsia="宋体" w:hAnsi="宋体" w:hint="eastAsia"/>
          <w:sz w:val="24"/>
          <w:szCs w:val="24"/>
          <w:shd w:val="clear" w:color="auto" w:fill="FFFFFF"/>
        </w:rPr>
        <w:t>映象</w:t>
      </w:r>
      <w:proofErr w:type="gramEnd"/>
      <w:r w:rsidRPr="00582B26">
        <w:rPr>
          <w:rFonts w:ascii="宋体" w:eastAsia="宋体" w:hAnsi="宋体" w:hint="eastAsia"/>
          <w:sz w:val="24"/>
          <w:szCs w:val="24"/>
          <w:shd w:val="clear" w:color="auto" w:fill="FFFFFF"/>
        </w:rPr>
        <w:t>。</w:t>
      </w:r>
      <w:r w:rsidR="00583693">
        <w:rPr>
          <w:rFonts w:ascii="宋体" w:eastAsia="宋体" w:hAnsi="宋体"/>
          <w:sz w:val="24"/>
          <w:szCs w:val="24"/>
        </w:rPr>
        <w:t>本章根据上一章节系统需求分析阶段导出的需求模型将</w:t>
      </w:r>
      <w:r w:rsidR="00583693">
        <w:rPr>
          <w:rFonts w:ascii="宋体" w:eastAsia="宋体" w:hAnsi="宋体" w:hint="eastAsia"/>
          <w:sz w:val="24"/>
          <w:szCs w:val="24"/>
        </w:rPr>
        <w:t>图像识别</w:t>
      </w:r>
      <w:r w:rsidR="00583693">
        <w:rPr>
          <w:rFonts w:ascii="宋体" w:eastAsia="宋体" w:hAnsi="宋体"/>
          <w:sz w:val="24"/>
          <w:szCs w:val="24"/>
        </w:rPr>
        <w:t>系统划分为</w:t>
      </w:r>
      <w:r w:rsidR="00583693">
        <w:rPr>
          <w:rFonts w:ascii="宋体" w:eastAsia="宋体" w:hAnsi="宋体" w:hint="eastAsia"/>
          <w:sz w:val="24"/>
          <w:szCs w:val="24"/>
        </w:rPr>
        <w:t>如下三</w:t>
      </w:r>
      <w:r w:rsidR="00583693">
        <w:rPr>
          <w:rFonts w:ascii="宋体" w:eastAsia="宋体" w:hAnsi="宋体"/>
          <w:sz w:val="24"/>
          <w:szCs w:val="24"/>
        </w:rPr>
        <w:t>个主要模块构成，根据设计和实现的需求还可以进一步划分。工资管理系统功能总体模块图如图4</w:t>
      </w:r>
      <w:r w:rsidR="00583693">
        <w:rPr>
          <w:rFonts w:ascii="宋体" w:eastAsia="宋体" w:hAnsi="宋体" w:hint="eastAsia"/>
          <w:sz w:val="24"/>
          <w:szCs w:val="24"/>
        </w:rPr>
        <w:t>-1所示</w:t>
      </w:r>
      <w:r w:rsidR="00583693">
        <w:rPr>
          <w:rFonts w:ascii="宋体" w:eastAsia="宋体" w:hAnsi="宋体"/>
          <w:sz w:val="24"/>
          <w:szCs w:val="24"/>
        </w:rPr>
        <w:t>。</w:t>
      </w:r>
      <w:r w:rsidR="0057431A">
        <w:object w:dxaOrig="9361" w:dyaOrig="8076" w14:anchorId="7F725112">
          <v:shape id="_x0000_i1038" type="#_x0000_t75" style="width:424.65pt;height:366.65pt" o:ole="">
            <v:imagedata r:id="rId47" o:title=""/>
          </v:shape>
          <o:OLEObject Type="Embed" ProgID="Visio.Drawing.15" ShapeID="_x0000_i1038" DrawAspect="Content" ObjectID="_1742826578" r:id="rId48"/>
        </w:object>
      </w:r>
    </w:p>
    <w:p w14:paraId="4AD4EB9D" w14:textId="6AA7F27E" w:rsidR="00647302" w:rsidRPr="002F0965" w:rsidRDefault="00647302" w:rsidP="00647302">
      <w:pPr>
        <w:spacing w:line="360" w:lineRule="auto"/>
        <w:ind w:firstLineChars="200" w:firstLine="482"/>
        <w:jc w:val="center"/>
        <w:rPr>
          <w:rFonts w:ascii="宋体" w:eastAsia="宋体" w:hAnsi="宋体"/>
          <w:b/>
          <w:bCs/>
          <w:sz w:val="24"/>
          <w:szCs w:val="24"/>
        </w:rPr>
      </w:pPr>
      <w:r w:rsidRPr="002F0965">
        <w:rPr>
          <w:rFonts w:ascii="宋体" w:eastAsia="宋体" w:hAnsi="宋体"/>
          <w:b/>
          <w:bCs/>
          <w:sz w:val="24"/>
          <w:szCs w:val="24"/>
        </w:rPr>
        <w:t>图</w:t>
      </w:r>
      <w:r w:rsidRPr="002F0965">
        <w:rPr>
          <w:rFonts w:ascii="宋体" w:eastAsia="宋体" w:hAnsi="宋体" w:hint="eastAsia"/>
          <w:b/>
          <w:bCs/>
          <w:sz w:val="24"/>
          <w:szCs w:val="24"/>
        </w:rPr>
        <w:t>4-1 基于Python的</w:t>
      </w:r>
      <w:r w:rsidRPr="002F0965">
        <w:rPr>
          <w:rFonts w:ascii="宋体" w:eastAsia="宋体" w:hAnsi="宋体" w:hint="eastAsia"/>
          <w:b/>
          <w:bCs/>
          <w:sz w:val="24"/>
          <w:szCs w:val="24"/>
        </w:rPr>
        <w:t>图片识别分类</w:t>
      </w:r>
      <w:r w:rsidRPr="002F0965">
        <w:rPr>
          <w:rFonts w:ascii="宋体" w:eastAsia="宋体" w:hAnsi="宋体" w:hint="eastAsia"/>
          <w:b/>
          <w:bCs/>
          <w:sz w:val="24"/>
          <w:szCs w:val="24"/>
        </w:rPr>
        <w:t>系统的一级功能结构图</w:t>
      </w:r>
    </w:p>
    <w:p w14:paraId="47472C1C" w14:textId="29538F1E" w:rsidR="0057431A" w:rsidRPr="0057431A" w:rsidRDefault="0057431A" w:rsidP="00647302">
      <w:pPr>
        <w:spacing w:line="360" w:lineRule="auto"/>
        <w:rPr>
          <w:rFonts w:ascii="宋体" w:eastAsia="宋体" w:hAnsi="宋体"/>
          <w:sz w:val="24"/>
        </w:rPr>
      </w:pPr>
      <w:r w:rsidRPr="0057431A">
        <w:rPr>
          <w:rFonts w:ascii="宋体" w:eastAsia="宋体" w:hAnsi="宋体" w:hint="eastAsia"/>
          <w:sz w:val="24"/>
        </w:rPr>
        <w:lastRenderedPageBreak/>
        <w:t>用户登录管理功能模块包括用户登录、用户注册、找回密码、用户注销四个部分。</w:t>
      </w:r>
    </w:p>
    <w:p w14:paraId="10740F82" w14:textId="77777777" w:rsidR="0057431A" w:rsidRPr="0057431A" w:rsidRDefault="0057431A" w:rsidP="0057431A">
      <w:pPr>
        <w:pStyle w:val="ab"/>
        <w:numPr>
          <w:ilvl w:val="0"/>
          <w:numId w:val="38"/>
        </w:numPr>
        <w:spacing w:line="360" w:lineRule="auto"/>
        <w:ind w:firstLineChars="0"/>
        <w:rPr>
          <w:rFonts w:ascii="宋体" w:eastAsia="宋体" w:hAnsi="宋体"/>
          <w:sz w:val="24"/>
        </w:rPr>
      </w:pPr>
      <w:r w:rsidRPr="0057431A">
        <w:rPr>
          <w:rFonts w:ascii="宋体" w:eastAsia="宋体" w:hAnsi="宋体" w:hint="eastAsia"/>
          <w:sz w:val="24"/>
        </w:rPr>
        <w:t>管理员可以对用户的基本信息进行检索、增删改和权限修改。</w:t>
      </w:r>
    </w:p>
    <w:p w14:paraId="4F839FD4" w14:textId="77777777" w:rsidR="0057431A" w:rsidRPr="0057431A" w:rsidRDefault="0057431A" w:rsidP="0057431A">
      <w:pPr>
        <w:pStyle w:val="ab"/>
        <w:numPr>
          <w:ilvl w:val="0"/>
          <w:numId w:val="38"/>
        </w:numPr>
        <w:spacing w:line="360" w:lineRule="auto"/>
        <w:ind w:firstLineChars="0"/>
        <w:rPr>
          <w:rFonts w:ascii="宋体" w:eastAsia="宋体" w:hAnsi="宋体"/>
          <w:sz w:val="24"/>
        </w:rPr>
      </w:pPr>
      <w:r w:rsidRPr="0057431A">
        <w:rPr>
          <w:rFonts w:ascii="宋体" w:eastAsia="宋体" w:hAnsi="宋体" w:hint="eastAsia"/>
          <w:sz w:val="24"/>
        </w:rPr>
        <w:t>用户则可以通过登录该系统，实现查询电影信息的服务。</w:t>
      </w:r>
    </w:p>
    <w:p w14:paraId="07976B4D" w14:textId="77777777" w:rsidR="0057431A" w:rsidRPr="0057431A" w:rsidRDefault="0057431A" w:rsidP="0057431A">
      <w:pPr>
        <w:spacing w:line="360" w:lineRule="auto"/>
        <w:ind w:firstLineChars="200" w:firstLine="480"/>
        <w:rPr>
          <w:rFonts w:ascii="宋体" w:eastAsia="宋体" w:hAnsi="宋体"/>
          <w:sz w:val="24"/>
        </w:rPr>
      </w:pPr>
      <w:r w:rsidRPr="0057431A">
        <w:rPr>
          <w:rFonts w:ascii="宋体" w:eastAsia="宋体" w:hAnsi="宋体" w:hint="eastAsia"/>
          <w:sz w:val="24"/>
        </w:rPr>
        <w:t>（3） 用户注册时，系统将引导用户进行注册，不能使用已存在的用户名，注册成功后返回用户登录界面进行登录。当用户输入账号密码后，系统会与用户信息表中的信息进行比对，比对成功则登录成功。</w:t>
      </w:r>
    </w:p>
    <w:p w14:paraId="56FC0FEF" w14:textId="77777777" w:rsidR="0057431A" w:rsidRDefault="0057431A" w:rsidP="0057431A">
      <w:pPr>
        <w:spacing w:line="360" w:lineRule="auto"/>
        <w:ind w:firstLineChars="200" w:firstLine="480"/>
        <w:rPr>
          <w:rFonts w:ascii="宋体" w:eastAsia="宋体" w:hAnsi="宋体"/>
          <w:sz w:val="24"/>
        </w:rPr>
      </w:pPr>
      <w:r w:rsidRPr="0057431A">
        <w:rPr>
          <w:rFonts w:ascii="宋体" w:eastAsia="宋体" w:hAnsi="宋体" w:hint="eastAsia"/>
          <w:sz w:val="24"/>
        </w:rPr>
        <w:t>（4） 登陆成功后，用户可以进行注销以及修改密码等操作，对比失败可以通过找回密码功能再次登录。</w:t>
      </w:r>
    </w:p>
    <w:p w14:paraId="79E8ACA5" w14:textId="74C229E9" w:rsidR="0057431A" w:rsidRDefault="0057431A" w:rsidP="00647302">
      <w:pPr>
        <w:spacing w:line="360" w:lineRule="auto"/>
        <w:ind w:firstLineChars="200" w:firstLine="420"/>
        <w:jc w:val="center"/>
      </w:pPr>
      <w:r>
        <w:object w:dxaOrig="12828" w:dyaOrig="8641" w14:anchorId="2E1F1107">
          <v:shape id="_x0000_i1039" type="#_x0000_t75" style="width:424.65pt;height:286pt" o:ole="">
            <v:imagedata r:id="rId49" o:title=""/>
          </v:shape>
          <o:OLEObject Type="Embed" ProgID="Visio.Drawing.15" ShapeID="_x0000_i1039" DrawAspect="Content" ObjectID="_1742826579" r:id="rId50"/>
        </w:object>
      </w:r>
    </w:p>
    <w:p w14:paraId="3CC2298D" w14:textId="322B24A1" w:rsidR="00647302" w:rsidRPr="002F0965" w:rsidRDefault="00647302" w:rsidP="00647302">
      <w:pPr>
        <w:pStyle w:val="ab"/>
        <w:spacing w:line="360" w:lineRule="auto"/>
        <w:ind w:left="854" w:firstLineChars="0" w:firstLine="0"/>
        <w:jc w:val="center"/>
        <w:rPr>
          <w:rFonts w:ascii="宋体" w:eastAsia="宋体" w:hAnsi="宋体"/>
          <w:b/>
          <w:bCs/>
          <w:sz w:val="32"/>
          <w:szCs w:val="24"/>
        </w:rPr>
      </w:pPr>
      <w:r w:rsidRPr="002F0965">
        <w:rPr>
          <w:rFonts w:ascii="宋体" w:eastAsia="宋体" w:hAnsi="宋体"/>
          <w:b/>
          <w:bCs/>
          <w:sz w:val="24"/>
          <w:szCs w:val="24"/>
        </w:rPr>
        <w:t>图</w:t>
      </w:r>
      <w:r w:rsidRPr="002F0965">
        <w:rPr>
          <w:rFonts w:ascii="宋体" w:eastAsia="宋体" w:hAnsi="宋体" w:hint="eastAsia"/>
          <w:b/>
          <w:bCs/>
          <w:sz w:val="24"/>
          <w:szCs w:val="24"/>
        </w:rPr>
        <w:t>4-2用户登录管理功能模块结构图</w:t>
      </w:r>
    </w:p>
    <w:p w14:paraId="4897AA00" w14:textId="300086B7" w:rsidR="0057431A" w:rsidRPr="0057431A" w:rsidRDefault="0057431A" w:rsidP="0057431A">
      <w:pPr>
        <w:spacing w:line="360" w:lineRule="auto"/>
        <w:ind w:firstLineChars="200" w:firstLine="480"/>
        <w:rPr>
          <w:rFonts w:ascii="宋体" w:eastAsia="宋体" w:hAnsi="宋体"/>
          <w:sz w:val="24"/>
        </w:rPr>
      </w:pPr>
      <w:r>
        <w:rPr>
          <w:rFonts w:ascii="宋体" w:eastAsia="宋体" w:hAnsi="宋体" w:hint="eastAsia"/>
          <w:sz w:val="24"/>
        </w:rPr>
        <w:t>图片</w:t>
      </w:r>
      <w:r w:rsidRPr="0057431A">
        <w:rPr>
          <w:rFonts w:ascii="宋体" w:eastAsia="宋体" w:hAnsi="宋体" w:hint="eastAsia"/>
          <w:sz w:val="24"/>
        </w:rPr>
        <w:t>数据分析功能模块共分为</w:t>
      </w:r>
      <w:r>
        <w:rPr>
          <w:rFonts w:ascii="宋体" w:eastAsia="宋体" w:hAnsi="宋体" w:hint="eastAsia"/>
          <w:sz w:val="24"/>
        </w:rPr>
        <w:t>图片</w:t>
      </w:r>
      <w:r w:rsidRPr="0057431A">
        <w:rPr>
          <w:rFonts w:ascii="宋体" w:eastAsia="宋体" w:hAnsi="宋体" w:hint="eastAsia"/>
          <w:sz w:val="24"/>
        </w:rPr>
        <w:t>信息</w:t>
      </w:r>
      <w:r>
        <w:rPr>
          <w:rFonts w:ascii="宋体" w:eastAsia="宋体" w:hAnsi="宋体" w:hint="eastAsia"/>
          <w:sz w:val="24"/>
        </w:rPr>
        <w:t>读取</w:t>
      </w:r>
      <w:r w:rsidRPr="0057431A">
        <w:rPr>
          <w:rFonts w:ascii="宋体" w:eastAsia="宋体" w:hAnsi="宋体" w:hint="eastAsia"/>
          <w:sz w:val="24"/>
        </w:rPr>
        <w:t>、</w:t>
      </w:r>
      <w:r>
        <w:rPr>
          <w:rFonts w:ascii="宋体" w:eastAsia="宋体" w:hAnsi="宋体" w:hint="eastAsia"/>
          <w:sz w:val="24"/>
        </w:rPr>
        <w:t>图片信息比对</w:t>
      </w:r>
      <w:r w:rsidRPr="0057431A">
        <w:rPr>
          <w:rFonts w:ascii="宋体" w:eastAsia="宋体" w:hAnsi="宋体" w:hint="eastAsia"/>
          <w:sz w:val="24"/>
        </w:rPr>
        <w:t>、</w:t>
      </w:r>
      <w:r>
        <w:rPr>
          <w:rFonts w:ascii="宋体" w:eastAsia="宋体" w:hAnsi="宋体" w:hint="eastAsia"/>
          <w:sz w:val="24"/>
        </w:rPr>
        <w:t>图片信息</w:t>
      </w:r>
      <w:r w:rsidRPr="0057431A">
        <w:rPr>
          <w:rFonts w:ascii="宋体" w:eastAsia="宋体" w:hAnsi="宋体" w:hint="eastAsia"/>
          <w:sz w:val="24"/>
        </w:rPr>
        <w:t>分析及</w:t>
      </w:r>
      <w:r>
        <w:rPr>
          <w:rFonts w:ascii="宋体" w:eastAsia="宋体" w:hAnsi="宋体" w:hint="eastAsia"/>
          <w:sz w:val="24"/>
        </w:rPr>
        <w:t>图片信息</w:t>
      </w:r>
      <w:r w:rsidRPr="0057431A">
        <w:rPr>
          <w:rFonts w:ascii="宋体" w:eastAsia="宋体" w:hAnsi="宋体" w:hint="eastAsia"/>
          <w:sz w:val="24"/>
        </w:rPr>
        <w:t>可视化四个部分。</w:t>
      </w:r>
    </w:p>
    <w:p w14:paraId="7D619923" w14:textId="66B4D6E6" w:rsidR="0057431A" w:rsidRPr="0057431A" w:rsidRDefault="0057431A" w:rsidP="0057431A">
      <w:pPr>
        <w:pStyle w:val="ab"/>
        <w:spacing w:line="360" w:lineRule="auto"/>
        <w:ind w:firstLine="480"/>
        <w:rPr>
          <w:rFonts w:ascii="宋体" w:eastAsia="宋体" w:hAnsi="宋体"/>
          <w:sz w:val="24"/>
        </w:rPr>
      </w:pPr>
      <w:r w:rsidRPr="0057431A">
        <w:rPr>
          <w:rFonts w:ascii="宋体" w:eastAsia="宋体" w:hAnsi="宋体" w:hint="eastAsia"/>
          <w:sz w:val="24"/>
        </w:rPr>
        <w:t>（1）</w:t>
      </w:r>
      <w:r>
        <w:rPr>
          <w:rFonts w:ascii="宋体" w:eastAsia="宋体" w:hAnsi="宋体" w:hint="eastAsia"/>
          <w:sz w:val="24"/>
        </w:rPr>
        <w:t>图片</w:t>
      </w:r>
      <w:r w:rsidRPr="0057431A">
        <w:rPr>
          <w:rFonts w:ascii="宋体" w:eastAsia="宋体" w:hAnsi="宋体" w:hint="eastAsia"/>
          <w:sz w:val="24"/>
        </w:rPr>
        <w:t>信息</w:t>
      </w:r>
      <w:proofErr w:type="gramStart"/>
      <w:r w:rsidRPr="0057431A">
        <w:rPr>
          <w:rFonts w:ascii="宋体" w:eastAsia="宋体" w:hAnsi="宋体" w:hint="eastAsia"/>
          <w:sz w:val="24"/>
        </w:rPr>
        <w:t>爬取通过</w:t>
      </w:r>
      <w:proofErr w:type="gramEnd"/>
      <w:r w:rsidRPr="0057431A">
        <w:rPr>
          <w:rFonts w:ascii="宋体" w:eastAsia="宋体" w:hAnsi="宋体" w:hint="eastAsia"/>
          <w:sz w:val="24"/>
        </w:rPr>
        <w:t>使用</w:t>
      </w:r>
      <w:proofErr w:type="spellStart"/>
      <w:r w:rsidRPr="0057431A">
        <w:rPr>
          <w:rFonts w:ascii="宋体" w:eastAsia="宋体" w:hAnsi="宋体" w:hint="eastAsia"/>
          <w:sz w:val="24"/>
        </w:rPr>
        <w:t>Py</w:t>
      </w:r>
      <w:r>
        <w:rPr>
          <w:rFonts w:ascii="宋体" w:eastAsia="宋体" w:hAnsi="宋体" w:hint="eastAsia"/>
          <w:sz w:val="24"/>
        </w:rPr>
        <w:t>torch</w:t>
      </w:r>
      <w:proofErr w:type="spellEnd"/>
      <w:r w:rsidRPr="0057431A">
        <w:rPr>
          <w:rFonts w:ascii="宋体" w:eastAsia="宋体" w:hAnsi="宋体" w:hint="eastAsia"/>
          <w:sz w:val="24"/>
        </w:rPr>
        <w:t>工具在各网站</w:t>
      </w:r>
      <w:r>
        <w:rPr>
          <w:rFonts w:ascii="宋体" w:eastAsia="宋体" w:hAnsi="宋体" w:hint="eastAsia"/>
          <w:sz w:val="24"/>
        </w:rPr>
        <w:t>搜寻</w:t>
      </w:r>
      <w:r w:rsidRPr="0057431A">
        <w:rPr>
          <w:rFonts w:ascii="宋体" w:eastAsia="宋体" w:hAnsi="宋体" w:hint="eastAsia"/>
          <w:sz w:val="24"/>
        </w:rPr>
        <w:t>大量相关数据，筛选出有效的数据，并进行信息存储。</w:t>
      </w:r>
    </w:p>
    <w:p w14:paraId="243CDD6F" w14:textId="4DD73FFF" w:rsidR="0057431A" w:rsidRPr="0057431A" w:rsidRDefault="0057431A" w:rsidP="0057431A">
      <w:pPr>
        <w:pStyle w:val="ab"/>
        <w:spacing w:line="360" w:lineRule="auto"/>
        <w:ind w:firstLine="480"/>
        <w:rPr>
          <w:rFonts w:ascii="宋体" w:eastAsia="宋体" w:hAnsi="宋体"/>
          <w:sz w:val="24"/>
        </w:rPr>
      </w:pPr>
      <w:r w:rsidRPr="0057431A">
        <w:rPr>
          <w:rFonts w:ascii="宋体" w:eastAsia="宋体" w:hAnsi="宋体" w:hint="eastAsia"/>
          <w:sz w:val="24"/>
        </w:rPr>
        <w:t>（2）</w:t>
      </w:r>
      <w:r>
        <w:rPr>
          <w:rFonts w:ascii="宋体" w:eastAsia="宋体" w:hAnsi="宋体" w:hint="eastAsia"/>
          <w:sz w:val="24"/>
        </w:rPr>
        <w:t>图片</w:t>
      </w:r>
      <w:r w:rsidRPr="0057431A">
        <w:rPr>
          <w:rFonts w:ascii="宋体" w:eastAsia="宋体" w:hAnsi="宋体" w:hint="eastAsia"/>
          <w:sz w:val="24"/>
        </w:rPr>
        <w:t>信息</w:t>
      </w:r>
      <w:r>
        <w:rPr>
          <w:rFonts w:ascii="宋体" w:eastAsia="宋体" w:hAnsi="宋体" w:hint="eastAsia"/>
          <w:sz w:val="24"/>
        </w:rPr>
        <w:t>比对</w:t>
      </w:r>
      <w:r w:rsidRPr="0057431A">
        <w:rPr>
          <w:rFonts w:ascii="宋体" w:eastAsia="宋体" w:hAnsi="宋体" w:hint="eastAsia"/>
          <w:sz w:val="24"/>
        </w:rPr>
        <w:t>通过构建数据库来实现信息的安全存储</w:t>
      </w:r>
      <w:r>
        <w:rPr>
          <w:rFonts w:ascii="宋体" w:eastAsia="宋体" w:hAnsi="宋体" w:hint="eastAsia"/>
          <w:sz w:val="24"/>
        </w:rPr>
        <w:t>并进行图片的比对</w:t>
      </w:r>
      <w:r w:rsidRPr="0057431A">
        <w:rPr>
          <w:rFonts w:ascii="宋体" w:eastAsia="宋体" w:hAnsi="宋体" w:hint="eastAsia"/>
          <w:sz w:val="24"/>
        </w:rPr>
        <w:t>，管理员可以对其进行管理。</w:t>
      </w:r>
    </w:p>
    <w:p w14:paraId="4E07BFC5" w14:textId="2215C663" w:rsidR="0057431A" w:rsidRPr="0057431A" w:rsidRDefault="0057431A" w:rsidP="0057431A">
      <w:pPr>
        <w:pStyle w:val="ab"/>
        <w:spacing w:line="360" w:lineRule="auto"/>
        <w:ind w:firstLine="480"/>
        <w:rPr>
          <w:rFonts w:ascii="宋体" w:eastAsia="宋体" w:hAnsi="宋体"/>
          <w:sz w:val="24"/>
        </w:rPr>
      </w:pPr>
      <w:r w:rsidRPr="0057431A">
        <w:rPr>
          <w:rFonts w:ascii="宋体" w:eastAsia="宋体" w:hAnsi="宋体" w:hint="eastAsia"/>
          <w:sz w:val="24"/>
        </w:rPr>
        <w:t>（3）</w:t>
      </w:r>
      <w:r>
        <w:rPr>
          <w:rFonts w:ascii="宋体" w:eastAsia="宋体" w:hAnsi="宋体" w:hint="eastAsia"/>
          <w:sz w:val="24"/>
        </w:rPr>
        <w:t>图片信息分析</w:t>
      </w:r>
      <w:r w:rsidRPr="0057431A">
        <w:rPr>
          <w:rFonts w:ascii="宋体" w:eastAsia="宋体" w:hAnsi="宋体" w:hint="eastAsia"/>
          <w:sz w:val="24"/>
        </w:rPr>
        <w:t>将存储在数据库内的数据进行分类整理和分析，将数据划分为许多个以不同主题小的数据集，为可视化提供数据来源。</w:t>
      </w:r>
    </w:p>
    <w:p w14:paraId="1A54B73E" w14:textId="4914B03C" w:rsidR="0057431A" w:rsidRDefault="0057431A" w:rsidP="0057431A">
      <w:pPr>
        <w:pStyle w:val="ab"/>
        <w:spacing w:line="360" w:lineRule="auto"/>
        <w:ind w:firstLine="480"/>
        <w:rPr>
          <w:rFonts w:ascii="宋体" w:eastAsia="宋体" w:hAnsi="宋体"/>
          <w:sz w:val="24"/>
        </w:rPr>
      </w:pPr>
      <w:r w:rsidRPr="0057431A">
        <w:rPr>
          <w:rFonts w:ascii="宋体" w:eastAsia="宋体" w:hAnsi="宋体" w:hint="eastAsia"/>
          <w:sz w:val="24"/>
        </w:rPr>
        <w:lastRenderedPageBreak/>
        <w:t>（4）</w:t>
      </w:r>
      <w:r>
        <w:rPr>
          <w:rFonts w:ascii="宋体" w:eastAsia="宋体" w:hAnsi="宋体" w:hint="eastAsia"/>
          <w:sz w:val="24"/>
        </w:rPr>
        <w:t>图片信息</w:t>
      </w:r>
      <w:r w:rsidRPr="0057431A">
        <w:rPr>
          <w:rFonts w:ascii="宋体" w:eastAsia="宋体" w:hAnsi="宋体" w:hint="eastAsia"/>
          <w:sz w:val="24"/>
        </w:rPr>
        <w:t>可视化将数据以各种形象的方式显示在用户面前，便于用户了解</w:t>
      </w:r>
      <w:proofErr w:type="gramStart"/>
      <w:r w:rsidRPr="0057431A">
        <w:rPr>
          <w:rFonts w:ascii="宋体" w:eastAsia="宋体" w:hAnsi="宋体" w:hint="eastAsia"/>
          <w:sz w:val="24"/>
        </w:rPr>
        <w:t>该</w:t>
      </w:r>
      <w:r>
        <w:rPr>
          <w:rFonts w:ascii="宋体" w:eastAsia="宋体" w:hAnsi="宋体" w:hint="eastAsia"/>
          <w:sz w:val="24"/>
        </w:rPr>
        <w:t>图片</w:t>
      </w:r>
      <w:proofErr w:type="gramEnd"/>
      <w:r>
        <w:rPr>
          <w:rFonts w:ascii="宋体" w:eastAsia="宋体" w:hAnsi="宋体" w:hint="eastAsia"/>
          <w:sz w:val="24"/>
        </w:rPr>
        <w:t>的完整信息。</w:t>
      </w:r>
    </w:p>
    <w:p w14:paraId="02A43E96" w14:textId="0F31AC4C" w:rsidR="0057431A" w:rsidRDefault="0057431A" w:rsidP="0057431A">
      <w:pPr>
        <w:pStyle w:val="ab"/>
        <w:spacing w:line="360" w:lineRule="auto"/>
      </w:pPr>
      <w:r>
        <w:object w:dxaOrig="12828" w:dyaOrig="8641" w14:anchorId="5A5F8919">
          <v:shape id="_x0000_i1040" type="#_x0000_t75" style="width:424.65pt;height:286pt" o:ole="">
            <v:imagedata r:id="rId51" o:title=""/>
          </v:shape>
          <o:OLEObject Type="Embed" ProgID="Visio.Drawing.15" ShapeID="_x0000_i1040" DrawAspect="Content" ObjectID="_1742826580" r:id="rId52"/>
        </w:object>
      </w:r>
    </w:p>
    <w:p w14:paraId="095B304B" w14:textId="22FE01EA" w:rsidR="00647302" w:rsidRPr="002F0965" w:rsidRDefault="00647302" w:rsidP="00647302">
      <w:pPr>
        <w:pStyle w:val="ab"/>
        <w:spacing w:line="360" w:lineRule="auto"/>
        <w:ind w:left="854" w:firstLineChars="0" w:firstLine="0"/>
        <w:jc w:val="center"/>
        <w:rPr>
          <w:rFonts w:ascii="宋体" w:eastAsia="宋体" w:hAnsi="宋体" w:hint="eastAsia"/>
          <w:b/>
          <w:bCs/>
          <w:sz w:val="24"/>
          <w:szCs w:val="24"/>
        </w:rPr>
      </w:pPr>
      <w:r w:rsidRPr="002F0965">
        <w:rPr>
          <w:rFonts w:ascii="宋体" w:eastAsia="宋体" w:hAnsi="宋体"/>
          <w:b/>
          <w:bCs/>
          <w:sz w:val="24"/>
          <w:szCs w:val="24"/>
        </w:rPr>
        <w:t>图</w:t>
      </w:r>
      <w:r w:rsidRPr="002F0965">
        <w:rPr>
          <w:rFonts w:ascii="宋体" w:eastAsia="宋体" w:hAnsi="宋体" w:hint="eastAsia"/>
          <w:b/>
          <w:bCs/>
          <w:sz w:val="24"/>
          <w:szCs w:val="24"/>
        </w:rPr>
        <w:t xml:space="preserve">4-3 </w:t>
      </w:r>
      <w:r w:rsidRPr="002F0965">
        <w:rPr>
          <w:rFonts w:ascii="宋体" w:eastAsia="宋体" w:hAnsi="宋体" w:hint="eastAsia"/>
          <w:b/>
          <w:bCs/>
          <w:sz w:val="24"/>
          <w:szCs w:val="24"/>
        </w:rPr>
        <w:t>图片</w:t>
      </w:r>
      <w:r w:rsidRPr="002F0965">
        <w:rPr>
          <w:rFonts w:ascii="宋体" w:eastAsia="宋体" w:hAnsi="宋体" w:hint="eastAsia"/>
          <w:b/>
          <w:bCs/>
          <w:sz w:val="24"/>
          <w:szCs w:val="24"/>
        </w:rPr>
        <w:t>数据分析功能模块结构图</w:t>
      </w:r>
    </w:p>
    <w:p w14:paraId="0227FD95" w14:textId="408B1DFD" w:rsidR="0057431A" w:rsidRDefault="0057431A" w:rsidP="0057431A">
      <w:pPr>
        <w:pStyle w:val="ab"/>
        <w:spacing w:line="360" w:lineRule="auto"/>
        <w:ind w:firstLine="480"/>
        <w:rPr>
          <w:rFonts w:ascii="宋体" w:eastAsia="宋体" w:hAnsi="宋体"/>
          <w:sz w:val="24"/>
        </w:rPr>
      </w:pPr>
      <w:r>
        <w:rPr>
          <w:rFonts w:ascii="宋体" w:eastAsia="宋体" w:hAnsi="宋体" w:hint="eastAsia"/>
          <w:sz w:val="24"/>
        </w:rPr>
        <w:t>图片</w:t>
      </w:r>
      <w:r w:rsidRPr="0057431A">
        <w:rPr>
          <w:rFonts w:ascii="宋体" w:eastAsia="宋体" w:hAnsi="宋体" w:hint="eastAsia"/>
          <w:sz w:val="24"/>
        </w:rPr>
        <w:t>数据分析可以分成</w:t>
      </w:r>
      <w:r>
        <w:rPr>
          <w:rFonts w:ascii="宋体" w:eastAsia="宋体" w:hAnsi="宋体" w:hint="eastAsia"/>
          <w:sz w:val="24"/>
        </w:rPr>
        <w:t>图片</w:t>
      </w:r>
      <w:r w:rsidRPr="0057431A">
        <w:rPr>
          <w:rFonts w:ascii="宋体" w:eastAsia="宋体" w:hAnsi="宋体" w:hint="eastAsia"/>
          <w:sz w:val="24"/>
        </w:rPr>
        <w:t>信息分类、</w:t>
      </w:r>
      <w:r>
        <w:rPr>
          <w:rFonts w:ascii="宋体" w:eastAsia="宋体" w:hAnsi="宋体" w:hint="eastAsia"/>
          <w:sz w:val="24"/>
        </w:rPr>
        <w:t>图片特征提取</w:t>
      </w:r>
      <w:r w:rsidRPr="0057431A">
        <w:rPr>
          <w:rFonts w:ascii="宋体" w:eastAsia="宋体" w:hAnsi="宋体" w:hint="eastAsia"/>
          <w:sz w:val="24"/>
        </w:rPr>
        <w:t>、分析数据存储</w:t>
      </w:r>
      <w:r>
        <w:rPr>
          <w:rFonts w:ascii="宋体" w:eastAsia="宋体" w:hAnsi="宋体" w:hint="eastAsia"/>
          <w:sz w:val="24"/>
        </w:rPr>
        <w:t>以及相似图片比对</w:t>
      </w:r>
      <w:r w:rsidRPr="0057431A">
        <w:rPr>
          <w:rFonts w:ascii="宋体" w:eastAsia="宋体" w:hAnsi="宋体" w:hint="eastAsia"/>
          <w:sz w:val="24"/>
        </w:rPr>
        <w:t>四个部分。将整理好的</w:t>
      </w:r>
      <w:r>
        <w:rPr>
          <w:rFonts w:ascii="宋体" w:eastAsia="宋体" w:hAnsi="宋体" w:hint="eastAsia"/>
          <w:sz w:val="24"/>
        </w:rPr>
        <w:t>图片</w:t>
      </w:r>
      <w:r w:rsidRPr="0057431A">
        <w:rPr>
          <w:rFonts w:ascii="宋体" w:eastAsia="宋体" w:hAnsi="宋体" w:hint="eastAsia"/>
          <w:sz w:val="24"/>
        </w:rPr>
        <w:t>信息进行分类，并提取</w:t>
      </w:r>
      <w:r>
        <w:rPr>
          <w:rFonts w:ascii="宋体" w:eastAsia="宋体" w:hAnsi="宋体" w:hint="eastAsia"/>
          <w:sz w:val="24"/>
        </w:rPr>
        <w:t>图片中的关键特征</w:t>
      </w:r>
      <w:r w:rsidRPr="0057431A">
        <w:rPr>
          <w:rFonts w:ascii="宋体" w:eastAsia="宋体" w:hAnsi="宋体" w:hint="eastAsia"/>
          <w:sz w:val="24"/>
        </w:rPr>
        <w:t>，将这些信息存储整理并分析还可以对同类</w:t>
      </w:r>
      <w:r>
        <w:rPr>
          <w:rFonts w:ascii="宋体" w:eastAsia="宋体" w:hAnsi="宋体" w:hint="eastAsia"/>
          <w:sz w:val="24"/>
        </w:rPr>
        <w:t>图片</w:t>
      </w:r>
      <w:r w:rsidRPr="0057431A">
        <w:rPr>
          <w:rFonts w:ascii="宋体" w:eastAsia="宋体" w:hAnsi="宋体" w:hint="eastAsia"/>
          <w:sz w:val="24"/>
        </w:rPr>
        <w:t>的</w:t>
      </w:r>
      <w:r>
        <w:rPr>
          <w:rFonts w:ascii="宋体" w:eastAsia="宋体" w:hAnsi="宋体" w:hint="eastAsia"/>
          <w:sz w:val="24"/>
        </w:rPr>
        <w:t>具体特征</w:t>
      </w:r>
      <w:r w:rsidRPr="0057431A">
        <w:rPr>
          <w:rFonts w:ascii="宋体" w:eastAsia="宋体" w:hAnsi="宋体" w:hint="eastAsia"/>
          <w:sz w:val="24"/>
        </w:rPr>
        <w:t>进行总结分析，并将分析好的数据提供给数据可视化模块。</w:t>
      </w:r>
    </w:p>
    <w:p w14:paraId="47030F36" w14:textId="4277284C" w:rsidR="0057431A" w:rsidRDefault="0057431A" w:rsidP="0057431A">
      <w:pPr>
        <w:pStyle w:val="ab"/>
        <w:spacing w:line="360" w:lineRule="auto"/>
      </w:pPr>
      <w:r>
        <w:object w:dxaOrig="12828" w:dyaOrig="8641" w14:anchorId="38C1D898">
          <v:shape id="_x0000_i1041" type="#_x0000_t75" style="width:424.65pt;height:286pt" o:ole="">
            <v:imagedata r:id="rId53" o:title=""/>
          </v:shape>
          <o:OLEObject Type="Embed" ProgID="Visio.Drawing.15" ShapeID="_x0000_i1041" DrawAspect="Content" ObjectID="_1742826581" r:id="rId54"/>
        </w:object>
      </w:r>
    </w:p>
    <w:p w14:paraId="62F9CE2F" w14:textId="3D0AABE2" w:rsidR="00647302" w:rsidRPr="002F0965" w:rsidRDefault="00647302" w:rsidP="00647302">
      <w:pPr>
        <w:pStyle w:val="ab"/>
        <w:spacing w:line="360" w:lineRule="auto"/>
        <w:ind w:left="854" w:firstLineChars="0" w:firstLine="0"/>
        <w:jc w:val="center"/>
        <w:rPr>
          <w:rFonts w:ascii="宋体" w:eastAsia="宋体" w:hAnsi="宋体" w:hint="eastAsia"/>
          <w:b/>
          <w:bCs/>
          <w:sz w:val="24"/>
          <w:szCs w:val="24"/>
        </w:rPr>
      </w:pPr>
      <w:r w:rsidRPr="002F0965">
        <w:rPr>
          <w:rFonts w:ascii="宋体" w:eastAsia="宋体" w:hAnsi="宋体"/>
          <w:b/>
          <w:bCs/>
          <w:sz w:val="24"/>
          <w:szCs w:val="24"/>
        </w:rPr>
        <w:t>图</w:t>
      </w:r>
      <w:r w:rsidRPr="002F0965">
        <w:rPr>
          <w:rFonts w:ascii="宋体" w:eastAsia="宋体" w:hAnsi="宋体" w:hint="eastAsia"/>
          <w:b/>
          <w:bCs/>
          <w:sz w:val="24"/>
          <w:szCs w:val="24"/>
        </w:rPr>
        <w:t xml:space="preserve">4-4 </w:t>
      </w:r>
      <w:r w:rsidRPr="002F0965">
        <w:rPr>
          <w:rFonts w:ascii="宋体" w:eastAsia="宋体" w:hAnsi="宋体" w:hint="eastAsia"/>
          <w:b/>
          <w:bCs/>
          <w:sz w:val="24"/>
          <w:szCs w:val="24"/>
        </w:rPr>
        <w:t>图片</w:t>
      </w:r>
      <w:r w:rsidRPr="002F0965">
        <w:rPr>
          <w:rFonts w:ascii="宋体" w:eastAsia="宋体" w:hAnsi="宋体" w:hint="eastAsia"/>
          <w:b/>
          <w:bCs/>
          <w:sz w:val="24"/>
          <w:szCs w:val="24"/>
        </w:rPr>
        <w:t>数据分析结构图</w:t>
      </w:r>
    </w:p>
    <w:p w14:paraId="26795320" w14:textId="18AAE2D1" w:rsidR="0057431A" w:rsidRPr="0057431A" w:rsidRDefault="0057431A" w:rsidP="0057431A">
      <w:pPr>
        <w:spacing w:line="360" w:lineRule="auto"/>
        <w:ind w:firstLine="420"/>
        <w:rPr>
          <w:rFonts w:ascii="宋体" w:eastAsia="宋体" w:hAnsi="宋体"/>
          <w:sz w:val="24"/>
        </w:rPr>
      </w:pPr>
      <w:r>
        <w:rPr>
          <w:rFonts w:ascii="宋体" w:eastAsia="宋体" w:hAnsi="宋体" w:hint="eastAsia"/>
          <w:sz w:val="24"/>
        </w:rPr>
        <w:t>图片</w:t>
      </w:r>
      <w:r w:rsidRPr="0057431A">
        <w:rPr>
          <w:rFonts w:ascii="宋体" w:eastAsia="宋体" w:hAnsi="宋体" w:hint="eastAsia"/>
          <w:sz w:val="24"/>
        </w:rPr>
        <w:t>信息可视化可以分成原始结果展示、图表展示及词云展示。将数据分析后的</w:t>
      </w:r>
      <w:r>
        <w:rPr>
          <w:rFonts w:ascii="宋体" w:eastAsia="宋体" w:hAnsi="宋体" w:hint="eastAsia"/>
          <w:sz w:val="24"/>
        </w:rPr>
        <w:t>图片</w:t>
      </w:r>
      <w:r w:rsidRPr="0057431A">
        <w:rPr>
          <w:rFonts w:ascii="宋体" w:eastAsia="宋体" w:hAnsi="宋体" w:hint="eastAsia"/>
          <w:sz w:val="24"/>
        </w:rPr>
        <w:t>信息通过原始分析数据进行展示，原始分析数据使用更加形象的图表进行展示，也可以使用词</w:t>
      </w:r>
      <w:proofErr w:type="gramStart"/>
      <w:r w:rsidRPr="0057431A">
        <w:rPr>
          <w:rFonts w:ascii="宋体" w:eastAsia="宋体" w:hAnsi="宋体" w:hint="eastAsia"/>
          <w:sz w:val="24"/>
        </w:rPr>
        <w:t>云展示</w:t>
      </w:r>
      <w:proofErr w:type="gramEnd"/>
      <w:r w:rsidRPr="0057431A">
        <w:rPr>
          <w:rFonts w:ascii="宋体" w:eastAsia="宋体" w:hAnsi="宋体" w:hint="eastAsia"/>
          <w:sz w:val="24"/>
        </w:rPr>
        <w:t>可视化的信息。</w:t>
      </w:r>
    </w:p>
    <w:p w14:paraId="2229539C" w14:textId="6A3B957F" w:rsidR="0057431A" w:rsidRDefault="0057431A" w:rsidP="0057431A">
      <w:pPr>
        <w:pStyle w:val="ab"/>
        <w:spacing w:line="360" w:lineRule="auto"/>
        <w:jc w:val="center"/>
      </w:pPr>
      <w:r>
        <w:object w:dxaOrig="8857" w:dyaOrig="8736" w14:anchorId="71FA8FEC">
          <v:shape id="_x0000_i1042" type="#_x0000_t75" style="width:386.65pt;height:382pt" o:ole="">
            <v:imagedata r:id="rId55" o:title=""/>
          </v:shape>
          <o:OLEObject Type="Embed" ProgID="Visio.Drawing.15" ShapeID="_x0000_i1042" DrawAspect="Content" ObjectID="_1742826582" r:id="rId56"/>
        </w:object>
      </w:r>
    </w:p>
    <w:p w14:paraId="33081472" w14:textId="50C1C494" w:rsidR="00647302" w:rsidRPr="002F0965" w:rsidRDefault="00647302" w:rsidP="00647302">
      <w:pPr>
        <w:pStyle w:val="ab"/>
        <w:spacing w:line="360" w:lineRule="auto"/>
        <w:ind w:left="854" w:firstLineChars="0" w:firstLine="0"/>
        <w:jc w:val="center"/>
        <w:rPr>
          <w:rFonts w:ascii="宋体" w:eastAsia="宋体" w:hAnsi="宋体" w:hint="eastAsia"/>
          <w:b/>
          <w:bCs/>
          <w:sz w:val="24"/>
          <w:szCs w:val="24"/>
        </w:rPr>
      </w:pPr>
      <w:r w:rsidRPr="002F0965">
        <w:rPr>
          <w:rFonts w:ascii="宋体" w:eastAsia="宋体" w:hAnsi="宋体"/>
          <w:b/>
          <w:bCs/>
          <w:sz w:val="24"/>
          <w:szCs w:val="24"/>
        </w:rPr>
        <w:t>图</w:t>
      </w:r>
      <w:r w:rsidRPr="002F0965">
        <w:rPr>
          <w:rFonts w:ascii="宋体" w:eastAsia="宋体" w:hAnsi="宋体" w:hint="eastAsia"/>
          <w:b/>
          <w:bCs/>
          <w:sz w:val="24"/>
          <w:szCs w:val="24"/>
        </w:rPr>
        <w:t>4-5 数据可视化结构图</w:t>
      </w:r>
    </w:p>
    <w:p w14:paraId="158C3AF4" w14:textId="5473588A" w:rsidR="0057431A" w:rsidRPr="0057431A" w:rsidRDefault="0057431A" w:rsidP="0057431A">
      <w:pPr>
        <w:spacing w:line="360" w:lineRule="auto"/>
        <w:ind w:firstLine="480"/>
        <w:rPr>
          <w:rFonts w:ascii="宋体" w:eastAsia="宋体" w:hAnsi="宋体"/>
          <w:sz w:val="24"/>
        </w:rPr>
      </w:pPr>
      <w:r w:rsidRPr="0057431A">
        <w:rPr>
          <w:rFonts w:ascii="宋体" w:eastAsia="宋体" w:hAnsi="宋体" w:hint="eastAsia"/>
          <w:sz w:val="24"/>
        </w:rPr>
        <w:t>综上所述，将基于Python的</w:t>
      </w:r>
      <w:r>
        <w:rPr>
          <w:rFonts w:ascii="宋体" w:eastAsia="宋体" w:hAnsi="宋体" w:hint="eastAsia"/>
          <w:sz w:val="24"/>
        </w:rPr>
        <w:t>日常生活图像智能分类识别</w:t>
      </w:r>
      <w:r w:rsidRPr="0057431A">
        <w:rPr>
          <w:rFonts w:ascii="宋体" w:eastAsia="宋体" w:hAnsi="宋体" w:hint="eastAsia"/>
          <w:sz w:val="24"/>
        </w:rPr>
        <w:t>系统进行模块化结构表示，并对每一个子模块在进行模块表示，构建出整体系统结构图，并实现完整的子功能，用户使用电影数据分析系统</w:t>
      </w:r>
      <w:proofErr w:type="gramStart"/>
      <w:r w:rsidRPr="0057431A">
        <w:rPr>
          <w:rFonts w:ascii="宋体" w:eastAsia="宋体" w:hAnsi="宋体" w:hint="eastAsia"/>
          <w:sz w:val="24"/>
        </w:rPr>
        <w:t>时结构</w:t>
      </w:r>
      <w:proofErr w:type="gramEnd"/>
      <w:r w:rsidRPr="0057431A">
        <w:rPr>
          <w:rFonts w:ascii="宋体" w:eastAsia="宋体" w:hAnsi="宋体" w:hint="eastAsia"/>
          <w:sz w:val="24"/>
        </w:rPr>
        <w:t>更加清晰明了，并使用可视化进行图表词云等数据表示，更加方便用户使用该电影数据分析系统。</w:t>
      </w:r>
    </w:p>
    <w:p w14:paraId="665E56D8" w14:textId="491D3E66" w:rsidR="00CF37D4" w:rsidRDefault="00CF37D4" w:rsidP="00583693">
      <w:pPr>
        <w:spacing w:line="360" w:lineRule="auto"/>
      </w:pPr>
      <w:r>
        <w:object w:dxaOrig="27276" w:dyaOrig="22284" w14:anchorId="49A65DBE">
          <v:shape id="_x0000_i1043" type="#_x0000_t75" style="width:424pt;height:346.65pt" o:ole="">
            <v:imagedata r:id="rId57" o:title=""/>
          </v:shape>
          <o:OLEObject Type="Embed" ProgID="Visio.Drawing.15" ShapeID="_x0000_i1043" DrawAspect="Content" ObjectID="_1742826583" r:id="rId58"/>
        </w:object>
      </w:r>
    </w:p>
    <w:p w14:paraId="1DB52EF4" w14:textId="3AF96AC7" w:rsidR="00647302" w:rsidRPr="002F0965" w:rsidRDefault="00647302" w:rsidP="00647302">
      <w:pPr>
        <w:spacing w:line="360" w:lineRule="auto"/>
        <w:ind w:firstLine="480"/>
        <w:jc w:val="center"/>
        <w:rPr>
          <w:rFonts w:ascii="宋体" w:eastAsia="宋体" w:hAnsi="宋体" w:hint="eastAsia"/>
          <w:b/>
          <w:bCs/>
          <w:sz w:val="24"/>
          <w:szCs w:val="24"/>
        </w:rPr>
      </w:pPr>
      <w:r w:rsidRPr="002F0965">
        <w:rPr>
          <w:rFonts w:ascii="宋体" w:eastAsia="宋体" w:hAnsi="宋体"/>
          <w:b/>
          <w:bCs/>
          <w:sz w:val="24"/>
          <w:szCs w:val="24"/>
        </w:rPr>
        <w:t>图</w:t>
      </w:r>
      <w:r w:rsidRPr="002F0965">
        <w:rPr>
          <w:rFonts w:ascii="宋体" w:eastAsia="宋体" w:hAnsi="宋体" w:hint="eastAsia"/>
          <w:b/>
          <w:bCs/>
          <w:sz w:val="24"/>
          <w:szCs w:val="24"/>
        </w:rPr>
        <w:t>4-6 基于Python的</w:t>
      </w:r>
      <w:r w:rsidRPr="002F0965">
        <w:rPr>
          <w:rFonts w:ascii="宋体" w:eastAsia="宋体" w:hAnsi="宋体" w:hint="eastAsia"/>
          <w:b/>
          <w:bCs/>
          <w:sz w:val="24"/>
          <w:szCs w:val="24"/>
        </w:rPr>
        <w:t>图片识别分类</w:t>
      </w:r>
      <w:r w:rsidRPr="002F0965">
        <w:rPr>
          <w:rFonts w:ascii="宋体" w:eastAsia="宋体" w:hAnsi="宋体" w:hint="eastAsia"/>
          <w:b/>
          <w:bCs/>
          <w:sz w:val="24"/>
          <w:szCs w:val="24"/>
        </w:rPr>
        <w:t>系统整体系统结构</w:t>
      </w:r>
      <w:r w:rsidRPr="002F0965">
        <w:rPr>
          <w:rFonts w:ascii="宋体" w:eastAsia="宋体" w:hAnsi="宋体" w:hint="eastAsia"/>
          <w:b/>
          <w:bCs/>
          <w:sz w:val="24"/>
          <w:szCs w:val="24"/>
        </w:rPr>
        <w:t>图</w:t>
      </w:r>
    </w:p>
    <w:p w14:paraId="59CBC9F4" w14:textId="01F2E873" w:rsidR="00C67AB4" w:rsidRPr="00A249FF" w:rsidRDefault="00C67AB4" w:rsidP="00C67AB4">
      <w:pPr>
        <w:pStyle w:val="2"/>
        <w:rPr>
          <w:rFonts w:ascii="Times New Roman" w:eastAsia="宋体" w:hAnsi="Times New Roman" w:cs="Times New Roman"/>
          <w:sz w:val="28"/>
          <w:szCs w:val="28"/>
        </w:rPr>
      </w:pPr>
      <w:bookmarkStart w:id="66" w:name="_Toc103510115"/>
      <w:bookmarkStart w:id="67" w:name="_Toc130561547"/>
      <w:r w:rsidRPr="000C225E">
        <w:rPr>
          <w:rFonts w:ascii="Times New Roman" w:eastAsia="宋体" w:hAnsi="Times New Roman" w:cs="Times New Roman" w:hint="eastAsia"/>
        </w:rPr>
        <w:t>4</w:t>
      </w:r>
      <w:r w:rsidRPr="000C225E">
        <w:rPr>
          <w:rFonts w:ascii="Times New Roman" w:eastAsia="宋体" w:hAnsi="Times New Roman" w:cs="Times New Roman"/>
        </w:rPr>
        <w:t>.</w:t>
      </w:r>
      <w:r w:rsidR="00405D43" w:rsidRPr="000C225E">
        <w:rPr>
          <w:rFonts w:ascii="Times New Roman" w:eastAsia="宋体" w:hAnsi="Times New Roman" w:cs="Times New Roman" w:hint="eastAsia"/>
        </w:rPr>
        <w:t>2</w:t>
      </w:r>
      <w:r w:rsidR="00405D43" w:rsidRPr="000C225E">
        <w:rPr>
          <w:rFonts w:ascii="Times New Roman" w:eastAsia="宋体" w:hAnsi="Times New Roman" w:cs="Times New Roman"/>
        </w:rPr>
        <w:t xml:space="preserve"> </w:t>
      </w:r>
      <w:bookmarkEnd w:id="66"/>
      <w:bookmarkEnd w:id="67"/>
      <w:r w:rsidR="00A249FF" w:rsidRPr="00A249FF">
        <w:rPr>
          <w:rFonts w:ascii="Times New Roman" w:eastAsia="宋体" w:hAnsi="Times New Roman" w:cs="Times New Roman" w:hint="eastAsia"/>
          <w:sz w:val="28"/>
          <w:szCs w:val="28"/>
        </w:rPr>
        <w:t>基于数据流分析构建软件结构</w:t>
      </w:r>
    </w:p>
    <w:p w14:paraId="639B1F25" w14:textId="6AAA4DC5" w:rsidR="00145B70" w:rsidRDefault="00145B70" w:rsidP="00145B70">
      <w:pPr>
        <w:pStyle w:val="3"/>
        <w:spacing w:before="156" w:after="156"/>
        <w:rPr>
          <w:rFonts w:ascii="Times New Roman" w:eastAsia="宋体" w:hAnsi="Times New Roman" w:cs="Times New Roman"/>
          <w:b/>
          <w:bCs w:val="0"/>
          <w:sz w:val="28"/>
          <w:szCs w:val="28"/>
        </w:rPr>
      </w:pPr>
      <w:bookmarkStart w:id="68" w:name="_Toc130561548"/>
      <w:r w:rsidRPr="00145B70">
        <w:rPr>
          <w:rFonts w:ascii="Times New Roman" w:eastAsia="宋体" w:hAnsi="Times New Roman" w:cs="Times New Roman" w:hint="eastAsia"/>
          <w:b/>
          <w:bCs w:val="0"/>
          <w:sz w:val="28"/>
          <w:szCs w:val="28"/>
        </w:rPr>
        <w:t>4</w:t>
      </w:r>
      <w:r w:rsidRPr="00145B70">
        <w:rPr>
          <w:rFonts w:ascii="Times New Roman" w:eastAsia="宋体" w:hAnsi="Times New Roman" w:cs="Times New Roman"/>
          <w:b/>
          <w:bCs w:val="0"/>
          <w:sz w:val="28"/>
          <w:szCs w:val="28"/>
        </w:rPr>
        <w:t xml:space="preserve">.2.1 </w:t>
      </w:r>
      <w:bookmarkEnd w:id="68"/>
      <w:r w:rsidR="00A249FF">
        <w:rPr>
          <w:rFonts w:ascii="Times New Roman" w:eastAsia="宋体" w:hAnsi="Times New Roman" w:cs="Times New Roman" w:hint="eastAsia"/>
          <w:b/>
          <w:bCs w:val="0"/>
          <w:sz w:val="28"/>
          <w:szCs w:val="28"/>
        </w:rPr>
        <w:t>面向数据流分析</w:t>
      </w:r>
    </w:p>
    <w:p w14:paraId="5F7D05C7" w14:textId="77777777" w:rsidR="00CF37D4" w:rsidRPr="00CF37D4" w:rsidRDefault="00CF37D4" w:rsidP="00CF37D4">
      <w:pPr>
        <w:spacing w:line="360" w:lineRule="auto"/>
        <w:ind w:firstLineChars="200" w:firstLine="480"/>
        <w:rPr>
          <w:rFonts w:ascii="宋体" w:eastAsia="宋体" w:hAnsi="宋体"/>
          <w:sz w:val="24"/>
          <w:szCs w:val="24"/>
        </w:rPr>
      </w:pPr>
      <w:r w:rsidRPr="00CF37D4">
        <w:rPr>
          <w:rFonts w:ascii="宋体" w:eastAsia="宋体" w:hAnsi="宋体" w:hint="eastAsia"/>
          <w:sz w:val="24"/>
          <w:szCs w:val="24"/>
        </w:rPr>
        <w:t>面向数据流的设计方法把信息流映射</w:t>
      </w:r>
      <w:proofErr w:type="gramStart"/>
      <w:r w:rsidRPr="00CF37D4">
        <w:rPr>
          <w:rFonts w:ascii="宋体" w:eastAsia="宋体" w:hAnsi="宋体" w:hint="eastAsia"/>
          <w:sz w:val="24"/>
          <w:szCs w:val="24"/>
        </w:rPr>
        <w:t>成软件</w:t>
      </w:r>
      <w:proofErr w:type="gramEnd"/>
      <w:r w:rsidRPr="00CF37D4">
        <w:rPr>
          <w:rFonts w:ascii="宋体" w:eastAsia="宋体" w:hAnsi="宋体" w:hint="eastAsia"/>
          <w:sz w:val="24"/>
          <w:szCs w:val="24"/>
        </w:rPr>
        <w:t>结构，信息流的类型决定了映射的方法。</w:t>
      </w:r>
    </w:p>
    <w:p w14:paraId="5A537E8E" w14:textId="6703AF0C" w:rsidR="00CF37D4" w:rsidRPr="00CF37D4" w:rsidRDefault="00CF37D4" w:rsidP="00CF37D4">
      <w:pPr>
        <w:spacing w:line="360" w:lineRule="auto"/>
        <w:ind w:firstLineChars="200" w:firstLine="480"/>
        <w:rPr>
          <w:rFonts w:ascii="宋体" w:eastAsia="宋体" w:hAnsi="宋体"/>
          <w:sz w:val="24"/>
          <w:szCs w:val="24"/>
        </w:rPr>
      </w:pPr>
      <w:r w:rsidRPr="00CF37D4">
        <w:rPr>
          <w:rFonts w:ascii="宋体" w:eastAsia="宋体" w:hAnsi="宋体" w:hint="eastAsia"/>
          <w:sz w:val="24"/>
          <w:szCs w:val="24"/>
        </w:rPr>
        <w:t>（1）</w:t>
      </w:r>
      <w:r>
        <w:rPr>
          <w:rFonts w:ascii="宋体" w:eastAsia="宋体" w:hAnsi="宋体" w:hint="eastAsia"/>
          <w:sz w:val="24"/>
          <w:szCs w:val="24"/>
        </w:rPr>
        <w:t>如下图所示</w:t>
      </w:r>
      <w:r w:rsidRPr="00CF37D4">
        <w:rPr>
          <w:rFonts w:ascii="宋体" w:eastAsia="宋体" w:hAnsi="宋体" w:hint="eastAsia"/>
          <w:sz w:val="24"/>
          <w:szCs w:val="24"/>
        </w:rPr>
        <w:t>信息沿输入通路进入系统，同时由外部形式变换为内部形式，进入系统的信息通过变换中心，经加工处理以后再沿输出通路变换成外部形式离开软件系统，可见这些信息流具有交换流的总特征。</w:t>
      </w:r>
    </w:p>
    <w:p w14:paraId="502AF091" w14:textId="77777777" w:rsidR="00CF37D4" w:rsidRPr="00CF37D4" w:rsidRDefault="00CF37D4" w:rsidP="00CF37D4">
      <w:pPr>
        <w:spacing w:line="360" w:lineRule="auto"/>
        <w:ind w:firstLineChars="200" w:firstLine="480"/>
        <w:rPr>
          <w:rFonts w:ascii="宋体" w:eastAsia="宋体" w:hAnsi="宋体"/>
          <w:sz w:val="24"/>
          <w:szCs w:val="24"/>
        </w:rPr>
      </w:pPr>
      <w:r w:rsidRPr="00CF37D4">
        <w:rPr>
          <w:rFonts w:ascii="宋体" w:eastAsia="宋体" w:hAnsi="宋体"/>
          <w:sz w:val="24"/>
          <w:szCs w:val="24"/>
        </w:rPr>
        <w:t>（</w:t>
      </w:r>
      <w:r w:rsidRPr="00CF37D4">
        <w:rPr>
          <w:rFonts w:ascii="宋体" w:eastAsia="宋体" w:hAnsi="宋体" w:hint="eastAsia"/>
          <w:sz w:val="24"/>
          <w:szCs w:val="24"/>
        </w:rPr>
        <w:t>2）确定输入流和输出流的边界，从而孤立出变换中心。</w:t>
      </w:r>
    </w:p>
    <w:p w14:paraId="1A5BC27F" w14:textId="77777777" w:rsidR="00CF37D4" w:rsidRPr="00CF37D4" w:rsidRDefault="00CF37D4" w:rsidP="00CF37D4">
      <w:pPr>
        <w:spacing w:line="360" w:lineRule="auto"/>
        <w:ind w:firstLineChars="200" w:firstLine="480"/>
        <w:rPr>
          <w:rFonts w:ascii="宋体" w:eastAsia="宋体" w:hAnsi="宋体"/>
          <w:sz w:val="24"/>
          <w:szCs w:val="24"/>
        </w:rPr>
      </w:pPr>
      <w:r w:rsidRPr="00CF37D4">
        <w:rPr>
          <w:rFonts w:ascii="宋体" w:eastAsia="宋体" w:hAnsi="宋体" w:hint="eastAsia"/>
          <w:sz w:val="24"/>
          <w:szCs w:val="24"/>
        </w:rPr>
        <w:t>（3）完成各级分解，得到未经精化的软件结构图。</w:t>
      </w:r>
    </w:p>
    <w:p w14:paraId="5830B42D" w14:textId="1BC9D859" w:rsidR="00CF37D4" w:rsidRDefault="00F35954" w:rsidP="00F35954">
      <w:pPr>
        <w:jc w:val="center"/>
      </w:pPr>
      <w:r>
        <w:object w:dxaOrig="6732" w:dyaOrig="6672" w14:anchorId="05C41145">
          <v:shape id="_x0000_i1044" type="#_x0000_t75" style="width:256pt;height:220.65pt" o:ole="">
            <v:imagedata r:id="rId59" o:title=""/>
          </v:shape>
          <o:OLEObject Type="Embed" ProgID="Visio.Drawing.15" ShapeID="_x0000_i1044" DrawAspect="Content" ObjectID="_1742826584" r:id="rId60"/>
        </w:object>
      </w:r>
    </w:p>
    <w:p w14:paraId="0E5AB570" w14:textId="389CA4AC" w:rsidR="00647302" w:rsidRPr="002F0965" w:rsidRDefault="00647302" w:rsidP="00647302">
      <w:pPr>
        <w:spacing w:line="360" w:lineRule="auto"/>
        <w:ind w:firstLine="480"/>
        <w:jc w:val="center"/>
        <w:rPr>
          <w:rFonts w:ascii="宋体" w:eastAsia="宋体" w:hAnsi="宋体"/>
          <w:b/>
          <w:bCs/>
          <w:sz w:val="24"/>
          <w:szCs w:val="24"/>
        </w:rPr>
      </w:pPr>
      <w:r w:rsidRPr="002F0965">
        <w:rPr>
          <w:rFonts w:ascii="宋体" w:eastAsia="宋体" w:hAnsi="宋体"/>
          <w:b/>
          <w:bCs/>
          <w:sz w:val="24"/>
          <w:szCs w:val="24"/>
        </w:rPr>
        <w:t>图</w:t>
      </w:r>
      <w:r w:rsidRPr="002F0965">
        <w:rPr>
          <w:rFonts w:ascii="宋体" w:eastAsia="宋体" w:hAnsi="宋体" w:hint="eastAsia"/>
          <w:b/>
          <w:bCs/>
          <w:sz w:val="24"/>
          <w:szCs w:val="24"/>
        </w:rPr>
        <w:t>4-7输入结构</w:t>
      </w:r>
    </w:p>
    <w:p w14:paraId="334027C4" w14:textId="1E252017" w:rsidR="00647302" w:rsidRDefault="00647302" w:rsidP="00647302">
      <w:pPr>
        <w:jc w:val="center"/>
      </w:pPr>
      <w:r>
        <w:object w:dxaOrig="4200" w:dyaOrig="5712" w14:anchorId="74B35086">
          <v:shape id="_x0000_i1073" type="#_x0000_t75" style="width:210pt;height:285.35pt" o:ole="">
            <v:imagedata r:id="rId61" o:title=""/>
          </v:shape>
          <o:OLEObject Type="Embed" ProgID="Visio.Drawing.15" ShapeID="_x0000_i1073" DrawAspect="Content" ObjectID="_1742826585" r:id="rId62"/>
        </w:object>
      </w:r>
    </w:p>
    <w:p w14:paraId="21EAE18A" w14:textId="07443EA0" w:rsidR="00647302" w:rsidRPr="002F0965" w:rsidRDefault="00647302" w:rsidP="00647302">
      <w:pPr>
        <w:spacing w:line="360" w:lineRule="auto"/>
        <w:ind w:firstLine="480"/>
        <w:jc w:val="center"/>
        <w:rPr>
          <w:rFonts w:ascii="宋体" w:eastAsia="宋体" w:hAnsi="宋体"/>
          <w:b/>
          <w:bCs/>
          <w:sz w:val="24"/>
          <w:szCs w:val="24"/>
        </w:rPr>
      </w:pPr>
      <w:r w:rsidRPr="002F0965">
        <w:rPr>
          <w:rFonts w:ascii="宋体" w:eastAsia="宋体" w:hAnsi="宋体"/>
          <w:b/>
          <w:bCs/>
          <w:sz w:val="24"/>
          <w:szCs w:val="24"/>
        </w:rPr>
        <w:t>图</w:t>
      </w:r>
      <w:r w:rsidRPr="002F0965">
        <w:rPr>
          <w:rFonts w:ascii="宋体" w:eastAsia="宋体" w:hAnsi="宋体" w:hint="eastAsia"/>
          <w:b/>
          <w:bCs/>
          <w:sz w:val="24"/>
          <w:szCs w:val="24"/>
        </w:rPr>
        <w:t>4-8变换结构</w:t>
      </w:r>
    </w:p>
    <w:p w14:paraId="4FDD7169" w14:textId="4F01B6F6" w:rsidR="00647302" w:rsidRDefault="00647302" w:rsidP="00647302">
      <w:pPr>
        <w:rPr>
          <w:rFonts w:hint="eastAsia"/>
        </w:rPr>
        <w:sectPr w:rsidR="00647302" w:rsidSect="002A770B">
          <w:pgSz w:w="11906" w:h="16838" w:code="9"/>
          <w:pgMar w:top="1418" w:right="1418" w:bottom="1418" w:left="1418" w:header="737" w:footer="851" w:gutter="567"/>
          <w:pgNumType w:fmt="numberInDash"/>
          <w:cols w:space="425"/>
          <w:docGrid w:type="lines" w:linePitch="312"/>
        </w:sectPr>
      </w:pPr>
    </w:p>
    <w:p w14:paraId="3804CA26" w14:textId="43DD46B2" w:rsidR="00F35954" w:rsidRDefault="00F35954" w:rsidP="00F35954">
      <w:pPr>
        <w:jc w:val="center"/>
      </w:pPr>
      <w:r>
        <w:object w:dxaOrig="5700" w:dyaOrig="8316" w14:anchorId="06C8AB89">
          <v:shape id="_x0000_i1046" type="#_x0000_t75" style="width:285.35pt;height:416pt" o:ole="">
            <v:imagedata r:id="rId63" o:title=""/>
          </v:shape>
          <o:OLEObject Type="Embed" ProgID="Visio.Drawing.15" ShapeID="_x0000_i1046" DrawAspect="Content" ObjectID="_1742826586" r:id="rId64"/>
        </w:object>
      </w:r>
    </w:p>
    <w:p w14:paraId="540650B3" w14:textId="42BC3F80" w:rsidR="00853A0F" w:rsidRPr="00C35BFF" w:rsidRDefault="00853A0F" w:rsidP="00853A0F">
      <w:pPr>
        <w:spacing w:line="360" w:lineRule="auto"/>
        <w:ind w:firstLine="480"/>
        <w:jc w:val="center"/>
        <w:rPr>
          <w:rFonts w:ascii="宋体" w:eastAsia="宋体" w:hAnsi="宋体" w:hint="eastAsia"/>
          <w:b/>
          <w:bCs/>
          <w:sz w:val="24"/>
          <w:szCs w:val="24"/>
        </w:rPr>
      </w:pPr>
      <w:r w:rsidRPr="00C35BFF">
        <w:rPr>
          <w:rFonts w:ascii="宋体" w:eastAsia="宋体" w:hAnsi="宋体"/>
          <w:b/>
          <w:bCs/>
          <w:sz w:val="24"/>
          <w:szCs w:val="24"/>
        </w:rPr>
        <w:t>图</w:t>
      </w:r>
      <w:r w:rsidRPr="00C35BFF">
        <w:rPr>
          <w:rFonts w:ascii="宋体" w:eastAsia="宋体" w:hAnsi="宋体" w:hint="eastAsia"/>
          <w:b/>
          <w:bCs/>
          <w:sz w:val="24"/>
          <w:szCs w:val="24"/>
        </w:rPr>
        <w:t>4-</w:t>
      </w:r>
      <w:r w:rsidR="00C35BFF">
        <w:rPr>
          <w:rFonts w:ascii="宋体" w:eastAsia="宋体" w:hAnsi="宋体"/>
          <w:b/>
          <w:bCs/>
          <w:sz w:val="24"/>
          <w:szCs w:val="24"/>
        </w:rPr>
        <w:t>9</w:t>
      </w:r>
      <w:r w:rsidRPr="00C35BFF">
        <w:rPr>
          <w:rFonts w:ascii="宋体" w:eastAsia="宋体" w:hAnsi="宋体" w:hint="eastAsia"/>
          <w:b/>
          <w:bCs/>
          <w:sz w:val="24"/>
          <w:szCs w:val="24"/>
        </w:rPr>
        <w:t>输出结构</w:t>
      </w:r>
    </w:p>
    <w:p w14:paraId="62EEF5D0" w14:textId="05F7DC06" w:rsidR="00CE0273" w:rsidRDefault="00CE0273" w:rsidP="00F35954">
      <w:pPr>
        <w:jc w:val="center"/>
      </w:pPr>
      <w:r>
        <w:object w:dxaOrig="16332" w:dyaOrig="9888" w14:anchorId="01A85D9F">
          <v:shape id="_x0000_i1047" type="#_x0000_t75" style="width:424.65pt;height:256.65pt" o:ole="">
            <v:imagedata r:id="rId65" o:title=""/>
          </v:shape>
          <o:OLEObject Type="Embed" ProgID="Visio.Drawing.15" ShapeID="_x0000_i1047" DrawAspect="Content" ObjectID="_1742826587" r:id="rId66"/>
        </w:object>
      </w:r>
    </w:p>
    <w:p w14:paraId="1503EFBE" w14:textId="77D31167" w:rsidR="00853A0F" w:rsidRPr="00C35BFF" w:rsidRDefault="00853A0F" w:rsidP="00853A0F">
      <w:pPr>
        <w:jc w:val="center"/>
        <w:rPr>
          <w:rFonts w:ascii="宋体" w:eastAsia="宋体" w:hAnsi="宋体" w:hint="eastAsia"/>
          <w:b/>
          <w:bCs/>
          <w:sz w:val="24"/>
          <w:szCs w:val="24"/>
        </w:rPr>
      </w:pPr>
      <w:r w:rsidRPr="00C35BFF">
        <w:rPr>
          <w:rFonts w:ascii="宋体" w:eastAsia="宋体" w:hAnsi="宋体"/>
          <w:b/>
          <w:bCs/>
          <w:sz w:val="24"/>
          <w:szCs w:val="24"/>
        </w:rPr>
        <w:t>图</w:t>
      </w:r>
      <w:r w:rsidRPr="00C35BFF">
        <w:rPr>
          <w:rFonts w:ascii="宋体" w:eastAsia="宋体" w:hAnsi="宋体" w:hint="eastAsia"/>
          <w:b/>
          <w:bCs/>
          <w:sz w:val="24"/>
          <w:szCs w:val="24"/>
        </w:rPr>
        <w:t>4-1</w:t>
      </w:r>
      <w:r w:rsidR="00C35BFF">
        <w:rPr>
          <w:rFonts w:ascii="宋体" w:eastAsia="宋体" w:hAnsi="宋体"/>
          <w:b/>
          <w:bCs/>
          <w:sz w:val="24"/>
          <w:szCs w:val="24"/>
        </w:rPr>
        <w:t>0</w:t>
      </w:r>
      <w:r w:rsidRPr="00C35BFF">
        <w:rPr>
          <w:rFonts w:ascii="宋体" w:eastAsia="宋体" w:hAnsi="宋体" w:hint="eastAsia"/>
          <w:b/>
          <w:bCs/>
          <w:sz w:val="24"/>
          <w:szCs w:val="24"/>
        </w:rPr>
        <w:t xml:space="preserve"> 基于Python</w:t>
      </w:r>
      <w:r w:rsidRPr="00C35BFF">
        <w:rPr>
          <w:rFonts w:ascii="宋体" w:eastAsia="宋体" w:hAnsi="宋体" w:hint="eastAsia"/>
          <w:b/>
          <w:bCs/>
          <w:sz w:val="24"/>
          <w:szCs w:val="24"/>
        </w:rPr>
        <w:t>的图片识别分类系统</w:t>
      </w:r>
      <w:r w:rsidRPr="00C35BFF">
        <w:rPr>
          <w:rFonts w:ascii="宋体" w:eastAsia="宋体" w:hAnsi="宋体" w:hint="eastAsia"/>
          <w:b/>
          <w:bCs/>
          <w:sz w:val="24"/>
          <w:szCs w:val="24"/>
        </w:rPr>
        <w:t>软件结构图</w:t>
      </w:r>
    </w:p>
    <w:p w14:paraId="7FD61FC2" w14:textId="534AF690" w:rsidR="00A249FF" w:rsidRPr="00A249FF" w:rsidRDefault="00A249FF" w:rsidP="00A249FF">
      <w:pPr>
        <w:pStyle w:val="2"/>
        <w:rPr>
          <w:rFonts w:ascii="Times New Roman" w:eastAsia="宋体" w:hAnsi="Times New Roman" w:cs="Times New Roman"/>
          <w:sz w:val="28"/>
          <w:szCs w:val="28"/>
        </w:rPr>
      </w:pPr>
      <w:bookmarkStart w:id="69" w:name="_Toc166818250"/>
      <w:bookmarkStart w:id="70" w:name="_Toc495165236"/>
      <w:r w:rsidRPr="000C225E">
        <w:rPr>
          <w:rFonts w:ascii="Times New Roman" w:eastAsia="宋体" w:hAnsi="Times New Roman" w:cs="Times New Roman" w:hint="eastAsia"/>
        </w:rPr>
        <w:t>4</w:t>
      </w:r>
      <w:r w:rsidRPr="000C225E">
        <w:rPr>
          <w:rFonts w:ascii="Times New Roman" w:eastAsia="宋体" w:hAnsi="Times New Roman" w:cs="Times New Roman"/>
        </w:rPr>
        <w:t>.</w:t>
      </w:r>
      <w:r>
        <w:rPr>
          <w:rFonts w:ascii="Times New Roman" w:eastAsia="宋体" w:hAnsi="Times New Roman" w:cs="Times New Roman"/>
        </w:rPr>
        <w:t>3</w:t>
      </w:r>
      <w:r w:rsidRPr="000C225E">
        <w:rPr>
          <w:rFonts w:ascii="Times New Roman" w:eastAsia="宋体" w:hAnsi="Times New Roman" w:cs="Times New Roman"/>
        </w:rPr>
        <w:t xml:space="preserve"> </w:t>
      </w:r>
      <w:r>
        <w:rPr>
          <w:rFonts w:ascii="Times New Roman" w:eastAsia="宋体" w:hAnsi="Times New Roman" w:cs="Times New Roman" w:hint="eastAsia"/>
          <w:sz w:val="28"/>
          <w:szCs w:val="28"/>
        </w:rPr>
        <w:t>详细设计</w:t>
      </w:r>
    </w:p>
    <w:p w14:paraId="548D52C1" w14:textId="77777777" w:rsidR="00A249FF" w:rsidRDefault="00A249FF" w:rsidP="00A249FF">
      <w:pPr>
        <w:pStyle w:val="3"/>
        <w:spacing w:before="156" w:after="156"/>
        <w:rPr>
          <w:rFonts w:ascii="Times New Roman" w:eastAsia="宋体" w:hAnsi="Times New Roman" w:cs="Times New Roman"/>
          <w:b/>
          <w:bCs w:val="0"/>
          <w:sz w:val="28"/>
          <w:szCs w:val="28"/>
        </w:rPr>
      </w:pPr>
      <w:bookmarkStart w:id="71" w:name="_Toc121825008"/>
      <w:r>
        <w:rPr>
          <w:rFonts w:ascii="Times New Roman" w:eastAsia="宋体" w:hAnsi="Times New Roman" w:cs="Times New Roman" w:hint="eastAsia"/>
          <w:b/>
          <w:bCs w:val="0"/>
          <w:sz w:val="28"/>
          <w:szCs w:val="28"/>
        </w:rPr>
        <w:t>4</w:t>
      </w:r>
      <w:r>
        <w:rPr>
          <w:rFonts w:ascii="Times New Roman" w:eastAsia="宋体" w:hAnsi="Times New Roman" w:cs="Times New Roman"/>
          <w:b/>
          <w:bCs w:val="0"/>
          <w:sz w:val="28"/>
          <w:szCs w:val="28"/>
        </w:rPr>
        <w:t xml:space="preserve">.3.1 </w:t>
      </w:r>
      <w:r>
        <w:rPr>
          <w:rFonts w:ascii="Times New Roman" w:eastAsia="宋体" w:hAnsi="Times New Roman" w:cs="Times New Roman" w:hint="eastAsia"/>
          <w:b/>
          <w:bCs w:val="0"/>
          <w:sz w:val="28"/>
          <w:szCs w:val="28"/>
        </w:rPr>
        <w:t>代表性模块设计</w:t>
      </w:r>
      <w:bookmarkEnd w:id="71"/>
    </w:p>
    <w:p w14:paraId="53AC2A1A" w14:textId="77777777" w:rsidR="00CE0273" w:rsidRDefault="00CE0273" w:rsidP="00CE0273">
      <w:pPr>
        <w:pStyle w:val="4"/>
        <w:rPr>
          <w:rFonts w:ascii="Times New Roman" w:eastAsia="宋体" w:hAnsi="Times New Roman" w:cs="Times New Roman"/>
        </w:rPr>
      </w:pPr>
      <w:bookmarkStart w:id="72" w:name="_Hlk121141899"/>
      <w:r>
        <w:rPr>
          <w:rFonts w:ascii="Times New Roman" w:hAnsi="Times New Roman" w:cs="Times New Roman"/>
        </w:rPr>
        <w:t>4.3.1.1</w:t>
      </w:r>
      <w:r>
        <w:rPr>
          <w:rFonts w:ascii="Times New Roman" w:eastAsia="宋体" w:hAnsi="Times New Roman" w:cs="Times New Roman"/>
        </w:rPr>
        <w:t>用户登入管理模块设计简介</w:t>
      </w:r>
    </w:p>
    <w:bookmarkEnd w:id="72"/>
    <w:p w14:paraId="0ED80C01" w14:textId="291CC6FC" w:rsidR="00CE0273" w:rsidRDefault="00CE0273" w:rsidP="00156EFC">
      <w:pPr>
        <w:spacing w:line="360" w:lineRule="auto"/>
        <w:rPr>
          <w:rFonts w:ascii="宋体" w:eastAsia="宋体" w:hAnsi="宋体"/>
          <w:b/>
          <w:bCs/>
          <w:sz w:val="24"/>
          <w:szCs w:val="24"/>
        </w:rPr>
      </w:pPr>
      <w:r>
        <w:rPr>
          <w:rFonts w:ascii="宋体" w:eastAsia="宋体" w:hAnsi="宋体" w:hint="eastAsia"/>
          <w:b/>
          <w:bCs/>
          <w:sz w:val="24"/>
          <w:szCs w:val="24"/>
        </w:rPr>
        <w:t>（1）用户</w:t>
      </w:r>
      <w:r w:rsidR="00156EFC">
        <w:rPr>
          <w:rFonts w:ascii="宋体" w:eastAsia="宋体" w:hAnsi="宋体" w:hint="eastAsia"/>
          <w:b/>
          <w:bCs/>
          <w:sz w:val="24"/>
          <w:szCs w:val="24"/>
        </w:rPr>
        <w:t>登录功能程序流程图</w:t>
      </w:r>
    </w:p>
    <w:p w14:paraId="1D47C57F" w14:textId="77777777" w:rsidR="00156EFC" w:rsidRPr="00156EFC" w:rsidRDefault="00156EFC" w:rsidP="00156EFC">
      <w:pPr>
        <w:spacing w:line="360" w:lineRule="auto"/>
        <w:ind w:firstLineChars="200" w:firstLine="480"/>
        <w:rPr>
          <w:rFonts w:ascii="宋体" w:eastAsia="宋体" w:hAnsi="宋体"/>
          <w:sz w:val="24"/>
        </w:rPr>
      </w:pPr>
      <w:r w:rsidRPr="00156EFC">
        <w:rPr>
          <w:rFonts w:ascii="宋体" w:eastAsia="宋体" w:hAnsi="宋体" w:hint="eastAsia"/>
          <w:sz w:val="24"/>
        </w:rPr>
        <w:t>对于用户登录</w:t>
      </w:r>
      <w:ins w:id="73" w:author="dell" w:date="2022-04-26T20:35:00Z">
        <w:r w:rsidRPr="00156EFC">
          <w:rPr>
            <w:rFonts w:ascii="宋体" w:eastAsia="宋体" w:hAnsi="宋体" w:hint="eastAsia"/>
            <w:sz w:val="24"/>
          </w:rPr>
          <w:t>管理</w:t>
        </w:r>
      </w:ins>
      <w:r w:rsidRPr="00156EFC">
        <w:rPr>
          <w:rFonts w:ascii="宋体" w:eastAsia="宋体" w:hAnsi="宋体" w:hint="eastAsia"/>
          <w:sz w:val="24"/>
        </w:rPr>
        <w:t>，在用户输入账号后，系统会验证账号是否为空，当账号为空，系统提示并返回输入，直至账号不为空，验证账号是否存在，当账号不存在，系统提示并返回输入，直至账号存在；</w:t>
      </w:r>
    </w:p>
    <w:p w14:paraId="65705201" w14:textId="77777777" w:rsidR="00156EFC" w:rsidRPr="00156EFC" w:rsidRDefault="00156EFC" w:rsidP="00156EFC">
      <w:pPr>
        <w:spacing w:line="360" w:lineRule="auto"/>
        <w:ind w:firstLineChars="200" w:firstLine="480"/>
        <w:rPr>
          <w:rFonts w:ascii="宋体" w:eastAsia="宋体" w:hAnsi="宋体" w:cs="宋体"/>
          <w:sz w:val="24"/>
          <w:szCs w:val="24"/>
        </w:rPr>
      </w:pPr>
      <w:r w:rsidRPr="00156EFC">
        <w:rPr>
          <w:rFonts w:ascii="宋体" w:eastAsia="宋体" w:hAnsi="宋体" w:hint="eastAsia"/>
          <w:sz w:val="24"/>
        </w:rPr>
        <w:t>用户输入密码验证密码是否为空，当密码为空，系统提示并返回输入，直至密码不空，验证密码是否存在正确，密码不正确返回重新输入，直至密码正确</w:t>
      </w:r>
      <w:r w:rsidRPr="00156EFC">
        <w:rPr>
          <w:rFonts w:ascii="宋体" w:eastAsia="宋体" w:hAnsi="宋体" w:cs="宋体" w:hint="eastAsia"/>
          <w:sz w:val="24"/>
          <w:szCs w:val="24"/>
        </w:rPr>
        <w:t>；</w:t>
      </w:r>
    </w:p>
    <w:p w14:paraId="2106EB66" w14:textId="77777777" w:rsidR="00156EFC" w:rsidRPr="00156EFC" w:rsidRDefault="00156EFC" w:rsidP="00156EFC">
      <w:pPr>
        <w:spacing w:line="360" w:lineRule="auto"/>
        <w:ind w:firstLineChars="200" w:firstLine="480"/>
        <w:rPr>
          <w:rFonts w:ascii="宋体" w:eastAsia="宋体" w:hAnsi="宋体"/>
          <w:sz w:val="24"/>
        </w:rPr>
      </w:pPr>
      <w:r w:rsidRPr="00156EFC">
        <w:rPr>
          <w:rFonts w:ascii="宋体" w:eastAsia="宋体" w:hAnsi="宋体" w:cs="宋体"/>
          <w:sz w:val="24"/>
          <w:szCs w:val="24"/>
        </w:rPr>
        <w:t>用户输入验证码后对验证码的正确进行判断，若</w:t>
      </w:r>
      <w:proofErr w:type="gramStart"/>
      <w:r w:rsidRPr="00156EFC">
        <w:rPr>
          <w:rFonts w:ascii="宋体" w:eastAsia="宋体" w:hAnsi="宋体" w:cs="宋体"/>
          <w:sz w:val="24"/>
          <w:szCs w:val="24"/>
        </w:rPr>
        <w:t>验证码不正确</w:t>
      </w:r>
      <w:proofErr w:type="gramEnd"/>
      <w:r w:rsidRPr="00156EFC">
        <w:rPr>
          <w:rFonts w:ascii="宋体" w:eastAsia="宋体" w:hAnsi="宋体" w:cs="宋体" w:hint="eastAsia"/>
          <w:sz w:val="24"/>
          <w:szCs w:val="24"/>
        </w:rPr>
        <w:t>且</w:t>
      </w:r>
      <w:proofErr w:type="gramStart"/>
      <w:r w:rsidRPr="00156EFC">
        <w:rPr>
          <w:rFonts w:ascii="宋体" w:eastAsia="宋体" w:hAnsi="宋体" w:cs="宋体" w:hint="eastAsia"/>
          <w:sz w:val="24"/>
          <w:szCs w:val="24"/>
        </w:rPr>
        <w:t>验证码未过期</w:t>
      </w:r>
      <w:proofErr w:type="gramEnd"/>
      <w:r w:rsidRPr="00156EFC">
        <w:rPr>
          <w:rFonts w:ascii="宋体" w:eastAsia="宋体" w:hAnsi="宋体" w:cs="宋体"/>
          <w:sz w:val="24"/>
          <w:szCs w:val="24"/>
        </w:rPr>
        <w:t>则返回重新获取，</w:t>
      </w:r>
      <w:r w:rsidRPr="00156EFC">
        <w:rPr>
          <w:rFonts w:ascii="宋体" w:eastAsia="宋体" w:hAnsi="宋体" w:cs="宋体" w:hint="eastAsia"/>
          <w:sz w:val="24"/>
          <w:szCs w:val="24"/>
        </w:rPr>
        <w:t>若不正确且验证码过期则返回重新获取验证码，直至验证</w:t>
      </w:r>
      <w:proofErr w:type="gramStart"/>
      <w:r w:rsidRPr="00156EFC">
        <w:rPr>
          <w:rFonts w:ascii="宋体" w:eastAsia="宋体" w:hAnsi="宋体" w:cs="宋体" w:hint="eastAsia"/>
          <w:sz w:val="24"/>
          <w:szCs w:val="24"/>
        </w:rPr>
        <w:t>码</w:t>
      </w:r>
      <w:r w:rsidRPr="00156EFC">
        <w:rPr>
          <w:rFonts w:ascii="宋体" w:eastAsia="宋体" w:hAnsi="宋体" w:cs="宋体"/>
          <w:sz w:val="24"/>
          <w:szCs w:val="24"/>
        </w:rPr>
        <w:t>正确</w:t>
      </w:r>
      <w:proofErr w:type="gramEnd"/>
      <w:r w:rsidRPr="00156EFC">
        <w:rPr>
          <w:rFonts w:ascii="宋体" w:eastAsia="宋体" w:hAnsi="宋体" w:cs="宋体"/>
          <w:sz w:val="24"/>
          <w:szCs w:val="24"/>
        </w:rPr>
        <w:t>则提示</w:t>
      </w:r>
      <w:r w:rsidRPr="00156EFC">
        <w:rPr>
          <w:rFonts w:ascii="宋体" w:eastAsia="宋体" w:hAnsi="宋体" w:hint="eastAsia"/>
          <w:sz w:val="24"/>
        </w:rPr>
        <w:t>登录成功。</w:t>
      </w:r>
    </w:p>
    <w:p w14:paraId="7C1719DA" w14:textId="77777777" w:rsidR="00156EFC" w:rsidRPr="00156EFC" w:rsidRDefault="00156EFC" w:rsidP="00CE0273">
      <w:pPr>
        <w:rPr>
          <w:rFonts w:ascii="宋体" w:eastAsia="宋体" w:hAnsi="宋体"/>
          <w:b/>
          <w:bCs/>
          <w:sz w:val="24"/>
          <w:szCs w:val="24"/>
        </w:rPr>
      </w:pPr>
    </w:p>
    <w:p w14:paraId="52E9889E" w14:textId="77777777" w:rsidR="00853A0F" w:rsidRDefault="00156EFC" w:rsidP="00853A0F">
      <w:pPr>
        <w:spacing w:line="360" w:lineRule="auto"/>
        <w:ind w:firstLine="480"/>
        <w:jc w:val="center"/>
      </w:pPr>
      <w:r>
        <w:object w:dxaOrig="5844" w:dyaOrig="19236" w14:anchorId="06044165">
          <v:shape id="_x0000_i1097" type="#_x0000_t75" style="width:198.65pt;height:653.35pt" o:ole="">
            <v:imagedata r:id="rId67" o:title=""/>
          </v:shape>
          <o:OLEObject Type="Embed" ProgID="Visio.Drawing.15" ShapeID="_x0000_i1097" DrawAspect="Content" ObjectID="_1742826588" r:id="rId68"/>
        </w:object>
      </w:r>
    </w:p>
    <w:p w14:paraId="515536AF" w14:textId="42020B10" w:rsidR="00853A0F" w:rsidRPr="00C35BFF" w:rsidRDefault="00853A0F" w:rsidP="00853A0F">
      <w:pPr>
        <w:spacing w:line="360" w:lineRule="auto"/>
        <w:ind w:firstLine="480"/>
        <w:jc w:val="center"/>
        <w:rPr>
          <w:rFonts w:ascii="宋体" w:eastAsia="宋体" w:hAnsi="宋体"/>
          <w:b/>
          <w:bCs/>
          <w:sz w:val="24"/>
          <w:szCs w:val="24"/>
        </w:rPr>
      </w:pPr>
      <w:r w:rsidRPr="00C35BFF">
        <w:rPr>
          <w:rFonts w:ascii="宋体" w:eastAsia="宋体" w:hAnsi="宋体" w:hint="eastAsia"/>
          <w:b/>
          <w:bCs/>
          <w:sz w:val="24"/>
          <w:szCs w:val="24"/>
        </w:rPr>
        <w:t>图4-1</w:t>
      </w:r>
      <w:r w:rsidR="00C35BFF" w:rsidRPr="00C35BFF">
        <w:rPr>
          <w:rFonts w:ascii="宋体" w:eastAsia="宋体" w:hAnsi="宋体"/>
          <w:b/>
          <w:bCs/>
          <w:sz w:val="24"/>
          <w:szCs w:val="24"/>
        </w:rPr>
        <w:t>1</w:t>
      </w:r>
      <w:r w:rsidRPr="00C35BFF">
        <w:rPr>
          <w:rFonts w:ascii="宋体" w:eastAsia="宋体" w:hAnsi="宋体" w:hint="eastAsia"/>
          <w:b/>
          <w:bCs/>
          <w:sz w:val="24"/>
          <w:szCs w:val="24"/>
        </w:rPr>
        <w:t>用户登录管理程序流程图</w:t>
      </w:r>
    </w:p>
    <w:p w14:paraId="66F66529" w14:textId="77777777" w:rsidR="00853A0F" w:rsidRDefault="00853A0F" w:rsidP="00853A0F">
      <w:pPr>
        <w:spacing w:line="360" w:lineRule="auto"/>
        <w:ind w:firstLine="480"/>
        <w:rPr>
          <w:rFonts w:ascii="宋体" w:eastAsia="宋体" w:hAnsi="宋体"/>
          <w:b/>
          <w:bCs/>
          <w:sz w:val="24"/>
          <w:szCs w:val="24"/>
        </w:rPr>
      </w:pPr>
      <w:r>
        <w:rPr>
          <w:rFonts w:ascii="宋体" w:eastAsia="宋体" w:hAnsi="宋体"/>
          <w:b/>
          <w:bCs/>
          <w:sz w:val="24"/>
          <w:szCs w:val="24"/>
        </w:rPr>
        <w:br w:type="page"/>
      </w:r>
    </w:p>
    <w:p w14:paraId="1291D305" w14:textId="6B4F943A" w:rsidR="00156EFC" w:rsidRPr="00853A0F" w:rsidRDefault="00156EFC" w:rsidP="00853A0F">
      <w:pPr>
        <w:spacing w:line="360" w:lineRule="auto"/>
        <w:ind w:firstLine="480"/>
        <w:rPr>
          <w:rFonts w:eastAsia="黑体"/>
        </w:rPr>
      </w:pPr>
      <w:r w:rsidRPr="00156EFC">
        <w:rPr>
          <w:rFonts w:ascii="宋体" w:eastAsia="宋体" w:hAnsi="宋体" w:hint="eastAsia"/>
          <w:b/>
          <w:bCs/>
          <w:sz w:val="24"/>
          <w:szCs w:val="24"/>
        </w:rPr>
        <w:lastRenderedPageBreak/>
        <w:t>（2</w:t>
      </w:r>
      <w:r>
        <w:rPr>
          <w:rFonts w:ascii="宋体" w:eastAsia="宋体" w:hAnsi="宋体" w:hint="eastAsia"/>
          <w:b/>
          <w:bCs/>
          <w:sz w:val="24"/>
          <w:szCs w:val="24"/>
        </w:rPr>
        <w:t>）</w:t>
      </w:r>
      <w:r w:rsidRPr="00156EFC">
        <w:rPr>
          <w:rFonts w:ascii="宋体" w:eastAsia="宋体" w:hAnsi="宋体" w:hint="eastAsia"/>
          <w:b/>
          <w:bCs/>
          <w:sz w:val="24"/>
          <w:szCs w:val="24"/>
        </w:rPr>
        <w:t>用户注册功能程序流程图</w:t>
      </w:r>
    </w:p>
    <w:p w14:paraId="0BDB174D" w14:textId="77777777" w:rsidR="00156EFC" w:rsidRPr="00156EFC" w:rsidRDefault="00156EFC" w:rsidP="00156EFC">
      <w:pPr>
        <w:spacing w:line="360" w:lineRule="auto"/>
        <w:ind w:left="420" w:firstLineChars="200" w:firstLine="480"/>
        <w:rPr>
          <w:rFonts w:ascii="宋体" w:eastAsia="宋体" w:hAnsi="宋体" w:cs="宋体"/>
          <w:sz w:val="24"/>
          <w:szCs w:val="24"/>
        </w:rPr>
      </w:pPr>
      <w:r w:rsidRPr="00156EFC">
        <w:rPr>
          <w:rFonts w:ascii="宋体" w:eastAsia="宋体" w:hAnsi="宋体" w:cs="宋体"/>
          <w:sz w:val="24"/>
          <w:szCs w:val="24"/>
        </w:rPr>
        <w:t>在注册页面，用户输入联系方式</w:t>
      </w:r>
      <w:r w:rsidRPr="00156EFC">
        <w:rPr>
          <w:rFonts w:ascii="宋体" w:eastAsia="宋体" w:hAnsi="宋体" w:cs="宋体" w:hint="eastAsia"/>
          <w:sz w:val="24"/>
          <w:szCs w:val="24"/>
        </w:rPr>
        <w:t>，系统</w:t>
      </w:r>
      <w:bookmarkStart w:id="74" w:name="_Hlk105331994"/>
      <w:r w:rsidRPr="00156EFC">
        <w:rPr>
          <w:rFonts w:ascii="宋体" w:eastAsia="宋体" w:hAnsi="宋体" w:cs="宋体" w:hint="eastAsia"/>
          <w:sz w:val="24"/>
          <w:szCs w:val="24"/>
        </w:rPr>
        <w:t>验证联系方式是否为空，当联系方式为空系统提示并返回输入，直至联系方式不空，系统验证联系方式是否正确，当联系方式错误，系统提示并返回输入，直至联系方式正确；</w:t>
      </w:r>
    </w:p>
    <w:p w14:paraId="6F198CFB" w14:textId="77777777" w:rsidR="00156EFC" w:rsidRPr="00156EFC" w:rsidRDefault="00156EFC" w:rsidP="00156EFC">
      <w:pPr>
        <w:spacing w:line="360" w:lineRule="auto"/>
        <w:ind w:left="420" w:firstLineChars="200" w:firstLine="480"/>
        <w:rPr>
          <w:rFonts w:ascii="宋体" w:eastAsia="宋体" w:hAnsi="宋体" w:cs="宋体"/>
          <w:sz w:val="24"/>
          <w:szCs w:val="24"/>
        </w:rPr>
      </w:pPr>
      <w:r w:rsidRPr="00156EFC">
        <w:rPr>
          <w:rFonts w:ascii="宋体" w:eastAsia="宋体" w:hAnsi="宋体" w:cs="宋体" w:hint="eastAsia"/>
          <w:sz w:val="24"/>
          <w:szCs w:val="24"/>
        </w:rPr>
        <w:t>输入</w:t>
      </w:r>
      <w:r w:rsidRPr="00156EFC">
        <w:rPr>
          <w:rFonts w:ascii="宋体" w:eastAsia="宋体" w:hAnsi="宋体" w:cs="宋体"/>
          <w:sz w:val="24"/>
          <w:szCs w:val="24"/>
        </w:rPr>
        <w:t>密码</w:t>
      </w:r>
      <w:r w:rsidRPr="00156EFC">
        <w:rPr>
          <w:rFonts w:ascii="宋体" w:eastAsia="宋体" w:hAnsi="宋体" w:cs="宋体" w:hint="eastAsia"/>
          <w:sz w:val="24"/>
          <w:szCs w:val="24"/>
        </w:rPr>
        <w:t>，</w:t>
      </w:r>
      <w:bookmarkEnd w:id="74"/>
      <w:r w:rsidRPr="00156EFC">
        <w:rPr>
          <w:rFonts w:ascii="宋体" w:eastAsia="宋体" w:hAnsi="宋体" w:cs="宋体" w:hint="eastAsia"/>
          <w:sz w:val="24"/>
          <w:szCs w:val="24"/>
        </w:rPr>
        <w:t>系统验证密码是否为空，当密码为空系统提示并返回输入，直至密码不空，再次输入密码</w:t>
      </w:r>
      <w:r w:rsidRPr="00156EFC">
        <w:rPr>
          <w:rFonts w:ascii="宋体" w:eastAsia="宋体" w:hAnsi="宋体" w:cs="宋体"/>
          <w:sz w:val="24"/>
          <w:szCs w:val="24"/>
        </w:rPr>
        <w:t>，</w:t>
      </w:r>
      <w:r w:rsidRPr="00156EFC">
        <w:rPr>
          <w:rFonts w:ascii="宋体" w:eastAsia="宋体" w:hAnsi="宋体" w:cs="宋体" w:hint="eastAsia"/>
          <w:sz w:val="24"/>
          <w:szCs w:val="24"/>
        </w:rPr>
        <w:t>系统验证密码是否为空，当密码为空系统提示并返回输入，直至密码不空，</w:t>
      </w:r>
      <w:r w:rsidRPr="00156EFC">
        <w:rPr>
          <w:rFonts w:ascii="宋体" w:eastAsia="宋体" w:hAnsi="宋体" w:cs="宋体"/>
          <w:sz w:val="24"/>
          <w:szCs w:val="24"/>
        </w:rPr>
        <w:t>系统判断两次密码是否一致，</w:t>
      </w:r>
      <w:proofErr w:type="gramStart"/>
      <w:r w:rsidRPr="00156EFC">
        <w:rPr>
          <w:rFonts w:ascii="宋体" w:eastAsia="宋体" w:hAnsi="宋体" w:cs="宋体"/>
          <w:sz w:val="24"/>
          <w:szCs w:val="24"/>
        </w:rPr>
        <w:t>若一致</w:t>
      </w:r>
      <w:proofErr w:type="gramEnd"/>
      <w:r w:rsidRPr="00156EFC">
        <w:rPr>
          <w:rFonts w:ascii="宋体" w:eastAsia="宋体" w:hAnsi="宋体" w:cs="宋体"/>
          <w:sz w:val="24"/>
          <w:szCs w:val="24"/>
        </w:rPr>
        <w:t>则可以点击获取验证码，若不一致则返回重新输入密码直至两次一致；</w:t>
      </w:r>
    </w:p>
    <w:p w14:paraId="4242793C" w14:textId="77777777" w:rsidR="00156EFC" w:rsidRDefault="00156EFC" w:rsidP="00156EFC">
      <w:pPr>
        <w:spacing w:line="360" w:lineRule="auto"/>
        <w:ind w:left="420" w:firstLineChars="200" w:firstLine="480"/>
        <w:rPr>
          <w:rFonts w:ascii="宋体" w:eastAsia="宋体" w:hAnsi="宋体" w:cs="宋体"/>
          <w:sz w:val="24"/>
          <w:szCs w:val="24"/>
        </w:rPr>
      </w:pPr>
      <w:r w:rsidRPr="00156EFC">
        <w:rPr>
          <w:rFonts w:ascii="宋体" w:eastAsia="宋体" w:hAnsi="宋体" w:cs="宋体" w:hint="eastAsia"/>
          <w:sz w:val="24"/>
          <w:szCs w:val="24"/>
        </w:rPr>
        <w:t>用户输入邮箱，验证邮箱是否为空，若为空则提示并返回输入，</w:t>
      </w:r>
      <w:proofErr w:type="gramStart"/>
      <w:r w:rsidRPr="00156EFC">
        <w:rPr>
          <w:rFonts w:ascii="宋体" w:eastAsia="宋体" w:hAnsi="宋体" w:cs="宋体" w:hint="eastAsia"/>
          <w:sz w:val="24"/>
          <w:szCs w:val="24"/>
        </w:rPr>
        <w:t>直至不</w:t>
      </w:r>
      <w:proofErr w:type="gramEnd"/>
      <w:r w:rsidRPr="00156EFC">
        <w:rPr>
          <w:rFonts w:ascii="宋体" w:eastAsia="宋体" w:hAnsi="宋体" w:cs="宋体" w:hint="eastAsia"/>
          <w:sz w:val="24"/>
          <w:szCs w:val="24"/>
        </w:rPr>
        <w:t>为空，待用户选择性别后</w:t>
      </w:r>
      <w:r w:rsidRPr="00156EFC">
        <w:rPr>
          <w:rFonts w:ascii="宋体" w:eastAsia="宋体" w:hAnsi="宋体" w:cs="宋体"/>
          <w:sz w:val="24"/>
          <w:szCs w:val="24"/>
        </w:rPr>
        <w:t>点击获取验证码</w:t>
      </w:r>
      <w:r w:rsidRPr="00156EFC">
        <w:rPr>
          <w:rFonts w:ascii="宋体" w:eastAsia="宋体" w:hAnsi="宋体" w:cs="宋体" w:hint="eastAsia"/>
          <w:sz w:val="24"/>
          <w:szCs w:val="24"/>
        </w:rPr>
        <w:t>，</w:t>
      </w:r>
      <w:r w:rsidRPr="00156EFC">
        <w:rPr>
          <w:rFonts w:ascii="宋体" w:eastAsia="宋体" w:hAnsi="宋体" w:cs="宋体"/>
          <w:sz w:val="24"/>
          <w:szCs w:val="24"/>
        </w:rPr>
        <w:t>在用户输入验证码后对验证码的正确进行判断，若</w:t>
      </w:r>
      <w:proofErr w:type="gramStart"/>
      <w:r w:rsidRPr="00156EFC">
        <w:rPr>
          <w:rFonts w:ascii="宋体" w:eastAsia="宋体" w:hAnsi="宋体" w:cs="宋体"/>
          <w:sz w:val="24"/>
          <w:szCs w:val="24"/>
        </w:rPr>
        <w:t>验证码不正确</w:t>
      </w:r>
      <w:proofErr w:type="gramEnd"/>
      <w:r w:rsidRPr="00156EFC">
        <w:rPr>
          <w:rFonts w:ascii="宋体" w:eastAsia="宋体" w:hAnsi="宋体" w:cs="宋体" w:hint="eastAsia"/>
          <w:sz w:val="24"/>
          <w:szCs w:val="24"/>
        </w:rPr>
        <w:t>且</w:t>
      </w:r>
      <w:proofErr w:type="gramStart"/>
      <w:r w:rsidRPr="00156EFC">
        <w:rPr>
          <w:rFonts w:ascii="宋体" w:eastAsia="宋体" w:hAnsi="宋体" w:cs="宋体" w:hint="eastAsia"/>
          <w:sz w:val="24"/>
          <w:szCs w:val="24"/>
        </w:rPr>
        <w:t>验证码未过期</w:t>
      </w:r>
      <w:proofErr w:type="gramEnd"/>
      <w:r w:rsidRPr="00156EFC">
        <w:rPr>
          <w:rFonts w:ascii="宋体" w:eastAsia="宋体" w:hAnsi="宋体" w:cs="宋体"/>
          <w:sz w:val="24"/>
          <w:szCs w:val="24"/>
        </w:rPr>
        <w:t>则返回重新获取，</w:t>
      </w:r>
      <w:r w:rsidRPr="00156EFC">
        <w:rPr>
          <w:rFonts w:ascii="宋体" w:eastAsia="宋体" w:hAnsi="宋体" w:cs="宋体" w:hint="eastAsia"/>
          <w:sz w:val="24"/>
          <w:szCs w:val="24"/>
        </w:rPr>
        <w:t>若不正确且验证码过期则返回重新获取验证码，直至验证</w:t>
      </w:r>
      <w:proofErr w:type="gramStart"/>
      <w:r w:rsidRPr="00156EFC">
        <w:rPr>
          <w:rFonts w:ascii="宋体" w:eastAsia="宋体" w:hAnsi="宋体" w:cs="宋体" w:hint="eastAsia"/>
          <w:sz w:val="24"/>
          <w:szCs w:val="24"/>
        </w:rPr>
        <w:t>码</w:t>
      </w:r>
      <w:r w:rsidRPr="00156EFC">
        <w:rPr>
          <w:rFonts w:ascii="宋体" w:eastAsia="宋体" w:hAnsi="宋体" w:cs="宋体"/>
          <w:sz w:val="24"/>
          <w:szCs w:val="24"/>
        </w:rPr>
        <w:t>正确</w:t>
      </w:r>
      <w:proofErr w:type="gramEnd"/>
      <w:r w:rsidRPr="00156EFC">
        <w:rPr>
          <w:rFonts w:ascii="宋体" w:eastAsia="宋体" w:hAnsi="宋体" w:cs="宋体"/>
          <w:sz w:val="24"/>
          <w:szCs w:val="24"/>
        </w:rPr>
        <w:t>则提示注册成功。</w:t>
      </w:r>
    </w:p>
    <w:p w14:paraId="7D744FF2" w14:textId="77777777" w:rsidR="00853A0F" w:rsidRDefault="00156EFC" w:rsidP="00853A0F">
      <w:pPr>
        <w:spacing w:line="360" w:lineRule="auto"/>
        <w:ind w:firstLine="480"/>
        <w:jc w:val="center"/>
      </w:pPr>
      <w:r>
        <w:object w:dxaOrig="6824" w:dyaOrig="25680" w14:anchorId="34759E40">
          <v:shape id="_x0000_i1049" type="#_x0000_t75" style="width:174.65pt;height:656pt" o:ole="">
            <v:imagedata r:id="rId69" o:title=""/>
          </v:shape>
          <o:OLEObject Type="Embed" ProgID="Visio.Drawing.11" ShapeID="_x0000_i1049" DrawAspect="Content" ObjectID="_1742826589" r:id="rId70"/>
        </w:object>
      </w:r>
    </w:p>
    <w:p w14:paraId="6566C224" w14:textId="3AFA7E6A" w:rsidR="00853A0F" w:rsidRPr="00C35BFF" w:rsidRDefault="00853A0F" w:rsidP="00853A0F">
      <w:pPr>
        <w:spacing w:line="360" w:lineRule="auto"/>
        <w:ind w:firstLine="480"/>
        <w:jc w:val="center"/>
        <w:rPr>
          <w:rFonts w:ascii="宋体" w:eastAsia="宋体" w:hAnsi="宋体"/>
          <w:b/>
          <w:bCs/>
          <w:sz w:val="24"/>
          <w:szCs w:val="24"/>
        </w:rPr>
      </w:pPr>
      <w:r w:rsidRPr="00C35BFF">
        <w:rPr>
          <w:rFonts w:ascii="宋体" w:eastAsia="宋体" w:hAnsi="宋体" w:hint="eastAsia"/>
          <w:b/>
          <w:bCs/>
          <w:sz w:val="24"/>
          <w:szCs w:val="24"/>
        </w:rPr>
        <w:t>图4-1</w:t>
      </w:r>
      <w:r w:rsidR="00C35BFF" w:rsidRPr="00C35BFF">
        <w:rPr>
          <w:rFonts w:ascii="宋体" w:eastAsia="宋体" w:hAnsi="宋体"/>
          <w:b/>
          <w:bCs/>
          <w:sz w:val="24"/>
          <w:szCs w:val="24"/>
        </w:rPr>
        <w:t>2</w:t>
      </w:r>
      <w:r w:rsidRPr="00C35BFF">
        <w:rPr>
          <w:rFonts w:ascii="宋体" w:eastAsia="宋体" w:hAnsi="宋体" w:hint="eastAsia"/>
          <w:b/>
          <w:bCs/>
          <w:sz w:val="24"/>
          <w:szCs w:val="24"/>
        </w:rPr>
        <w:t>用户注册功能程序流程图</w:t>
      </w:r>
    </w:p>
    <w:p w14:paraId="6D6566EF" w14:textId="3232C402" w:rsidR="00156EFC" w:rsidRPr="00853A0F" w:rsidRDefault="00156EFC" w:rsidP="00853A0F">
      <w:pPr>
        <w:spacing w:line="360" w:lineRule="auto"/>
        <w:ind w:left="420" w:firstLineChars="200" w:firstLine="480"/>
        <w:jc w:val="center"/>
      </w:pPr>
      <w:r w:rsidRPr="00156EFC">
        <w:rPr>
          <w:rFonts w:ascii="宋体" w:eastAsia="宋体" w:hAnsi="宋体" w:hint="eastAsia"/>
          <w:sz w:val="24"/>
        </w:rPr>
        <w:lastRenderedPageBreak/>
        <w:t>由上述用户登录和用户注册功能程序流程图可以画出</w:t>
      </w:r>
      <w:proofErr w:type="gramStart"/>
      <w:r>
        <w:rPr>
          <w:rFonts w:ascii="宋体" w:eastAsia="宋体" w:hAnsi="宋体" w:hint="eastAsia"/>
          <w:sz w:val="24"/>
        </w:rPr>
        <w:t>以下</w:t>
      </w:r>
      <w:r w:rsidRPr="00156EFC">
        <w:rPr>
          <w:rFonts w:ascii="宋体" w:eastAsia="宋体" w:hAnsi="宋体" w:hint="eastAsia"/>
          <w:sz w:val="24"/>
        </w:rPr>
        <w:t>盒图</w:t>
      </w:r>
      <w:proofErr w:type="gramEnd"/>
      <w:r w:rsidRPr="00156EFC">
        <w:rPr>
          <w:rFonts w:ascii="宋体" w:eastAsia="宋体" w:hAnsi="宋体" w:hint="eastAsia"/>
          <w:sz w:val="24"/>
        </w:rPr>
        <w:t>：</w:t>
      </w:r>
    </w:p>
    <w:p w14:paraId="1A6FB40E" w14:textId="2B3F5C2D" w:rsidR="00156EFC" w:rsidRDefault="00156EFC" w:rsidP="00156EFC">
      <w:pPr>
        <w:spacing w:line="360" w:lineRule="auto"/>
        <w:jc w:val="center"/>
        <w:rPr>
          <w:rFonts w:ascii="宋体" w:eastAsia="宋体" w:hAnsi="宋体"/>
          <w:sz w:val="24"/>
        </w:rPr>
      </w:pPr>
      <w:r>
        <w:rPr>
          <w:noProof/>
        </w:rPr>
        <w:drawing>
          <wp:inline distT="0" distB="0" distL="114300" distR="114300" wp14:anchorId="38BFECCF" wp14:editId="35EC9F76">
            <wp:extent cx="3797628" cy="3017520"/>
            <wp:effectExtent l="0" t="0" r="0" b="0"/>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71"/>
                    <a:stretch>
                      <a:fillRect/>
                    </a:stretch>
                  </pic:blipFill>
                  <pic:spPr>
                    <a:xfrm>
                      <a:off x="0" y="0"/>
                      <a:ext cx="3806364" cy="3024461"/>
                    </a:xfrm>
                    <a:prstGeom prst="rect">
                      <a:avLst/>
                    </a:prstGeom>
                    <a:noFill/>
                    <a:ln>
                      <a:noFill/>
                    </a:ln>
                  </pic:spPr>
                </pic:pic>
              </a:graphicData>
            </a:graphic>
          </wp:inline>
        </w:drawing>
      </w:r>
    </w:p>
    <w:p w14:paraId="0F12206E" w14:textId="76033A93" w:rsidR="00853A0F" w:rsidRPr="00C35BFF" w:rsidRDefault="00853A0F" w:rsidP="00853A0F">
      <w:pPr>
        <w:spacing w:line="360" w:lineRule="auto"/>
        <w:ind w:firstLine="480"/>
        <w:jc w:val="center"/>
        <w:rPr>
          <w:rFonts w:ascii="宋体" w:eastAsia="宋体" w:hAnsi="宋体" w:hint="eastAsia"/>
          <w:b/>
          <w:bCs/>
          <w:sz w:val="24"/>
          <w:szCs w:val="24"/>
        </w:rPr>
      </w:pPr>
      <w:r w:rsidRPr="00C35BFF">
        <w:rPr>
          <w:rFonts w:ascii="宋体" w:eastAsia="宋体" w:hAnsi="宋体" w:hint="eastAsia"/>
          <w:b/>
          <w:bCs/>
          <w:sz w:val="24"/>
          <w:szCs w:val="24"/>
        </w:rPr>
        <w:t>图4-1</w:t>
      </w:r>
      <w:r w:rsidR="00C35BFF" w:rsidRPr="00C35BFF">
        <w:rPr>
          <w:rFonts w:ascii="宋体" w:eastAsia="宋体" w:hAnsi="宋体"/>
          <w:b/>
          <w:bCs/>
          <w:sz w:val="24"/>
          <w:szCs w:val="24"/>
        </w:rPr>
        <w:t>3</w:t>
      </w:r>
      <w:r w:rsidRPr="00C35BFF">
        <w:rPr>
          <w:rFonts w:ascii="宋体" w:eastAsia="宋体" w:hAnsi="宋体" w:hint="eastAsia"/>
          <w:b/>
          <w:bCs/>
          <w:sz w:val="24"/>
          <w:szCs w:val="24"/>
        </w:rPr>
        <w:t>用户登录以及注册盒图</w:t>
      </w:r>
    </w:p>
    <w:p w14:paraId="29A86061" w14:textId="2370908C" w:rsidR="00156EFC" w:rsidRPr="00156EFC" w:rsidRDefault="00156EFC" w:rsidP="00156EFC">
      <w:pPr>
        <w:spacing w:line="360" w:lineRule="auto"/>
        <w:rPr>
          <w:rFonts w:ascii="宋体" w:eastAsia="宋体" w:hAnsi="宋体"/>
          <w:b/>
          <w:bCs/>
          <w:sz w:val="24"/>
          <w:szCs w:val="24"/>
        </w:rPr>
      </w:pPr>
      <w:r w:rsidRPr="00156EFC">
        <w:rPr>
          <w:rFonts w:ascii="宋体" w:eastAsia="宋体" w:hAnsi="宋体" w:hint="eastAsia"/>
          <w:b/>
          <w:bCs/>
          <w:sz w:val="24"/>
          <w:szCs w:val="24"/>
        </w:rPr>
        <w:t>（</w:t>
      </w:r>
      <w:r>
        <w:rPr>
          <w:rFonts w:ascii="宋体" w:eastAsia="宋体" w:hAnsi="宋体"/>
          <w:b/>
          <w:bCs/>
          <w:sz w:val="24"/>
          <w:szCs w:val="24"/>
        </w:rPr>
        <w:t>3</w:t>
      </w:r>
      <w:r>
        <w:rPr>
          <w:rFonts w:ascii="宋体" w:eastAsia="宋体" w:hAnsi="宋体" w:hint="eastAsia"/>
          <w:b/>
          <w:bCs/>
          <w:sz w:val="24"/>
          <w:szCs w:val="24"/>
        </w:rPr>
        <w:t>）</w:t>
      </w:r>
      <w:r w:rsidRPr="00156EFC">
        <w:rPr>
          <w:rFonts w:ascii="宋体" w:eastAsia="宋体" w:hAnsi="宋体" w:hint="eastAsia"/>
          <w:b/>
          <w:bCs/>
          <w:sz w:val="24"/>
          <w:szCs w:val="24"/>
        </w:rPr>
        <w:t>用户</w:t>
      </w:r>
      <w:r>
        <w:rPr>
          <w:rFonts w:ascii="宋体" w:eastAsia="宋体" w:hAnsi="宋体" w:hint="eastAsia"/>
          <w:b/>
          <w:bCs/>
          <w:sz w:val="24"/>
          <w:szCs w:val="24"/>
        </w:rPr>
        <w:t>注销</w:t>
      </w:r>
      <w:r w:rsidRPr="00156EFC">
        <w:rPr>
          <w:rFonts w:ascii="宋体" w:eastAsia="宋体" w:hAnsi="宋体" w:hint="eastAsia"/>
          <w:b/>
          <w:bCs/>
          <w:sz w:val="24"/>
          <w:szCs w:val="24"/>
        </w:rPr>
        <w:t>功能程序流程图</w:t>
      </w:r>
    </w:p>
    <w:p w14:paraId="555389F9" w14:textId="77777777" w:rsidR="00156EFC" w:rsidRPr="00156EFC" w:rsidRDefault="00156EFC" w:rsidP="00156EFC">
      <w:pPr>
        <w:spacing w:line="360" w:lineRule="auto"/>
        <w:ind w:left="420" w:firstLineChars="200" w:firstLine="480"/>
        <w:rPr>
          <w:rFonts w:ascii="宋体" w:eastAsia="宋体" w:hAnsi="宋体"/>
          <w:sz w:val="24"/>
        </w:rPr>
      </w:pPr>
      <w:r w:rsidRPr="00156EFC">
        <w:rPr>
          <w:rFonts w:ascii="宋体" w:eastAsia="宋体" w:hAnsi="宋体" w:cs="宋体"/>
          <w:sz w:val="24"/>
          <w:szCs w:val="24"/>
        </w:rPr>
        <w:t>在用户登录账号后，</w:t>
      </w:r>
      <w:r w:rsidRPr="00156EFC">
        <w:rPr>
          <w:rFonts w:ascii="宋体" w:eastAsia="宋体" w:hAnsi="宋体" w:hint="eastAsia"/>
          <w:sz w:val="24"/>
        </w:rPr>
        <w:t>登录成功</w:t>
      </w:r>
      <w:r w:rsidRPr="00156EFC">
        <w:rPr>
          <w:rFonts w:ascii="宋体" w:eastAsia="宋体" w:hAnsi="宋体" w:cs="宋体"/>
          <w:sz w:val="24"/>
          <w:szCs w:val="24"/>
        </w:rPr>
        <w:t>进入注销页面，填写注销申请，完成后弹出注销确认，若用户取消提交则返回填写页面，若用户确认则提示注销成功。</w:t>
      </w:r>
    </w:p>
    <w:p w14:paraId="2F906B11" w14:textId="77777777" w:rsidR="00853A0F" w:rsidRDefault="00156EFC" w:rsidP="00853A0F">
      <w:pPr>
        <w:spacing w:line="360" w:lineRule="auto"/>
        <w:ind w:firstLine="480"/>
        <w:jc w:val="center"/>
      </w:pPr>
      <w:r>
        <w:object w:dxaOrig="2544" w:dyaOrig="7121" w14:anchorId="502E29FD">
          <v:shape id="_x0000_i1050" type="#_x0000_t75" style="width:109.35pt;height:307.35pt" o:ole="">
            <v:imagedata r:id="rId72" o:title=""/>
          </v:shape>
          <o:OLEObject Type="Embed" ProgID="Visio.Drawing.11" ShapeID="_x0000_i1050" DrawAspect="Content" ObjectID="_1742826590" r:id="rId73"/>
        </w:object>
      </w:r>
    </w:p>
    <w:p w14:paraId="56731152" w14:textId="76CCC8E2" w:rsidR="00853A0F" w:rsidRPr="00C35BFF" w:rsidRDefault="00853A0F" w:rsidP="00853A0F">
      <w:pPr>
        <w:spacing w:line="360" w:lineRule="auto"/>
        <w:ind w:firstLine="480"/>
        <w:jc w:val="center"/>
        <w:rPr>
          <w:rFonts w:ascii="宋体" w:eastAsia="宋体" w:hAnsi="宋体"/>
          <w:b/>
          <w:bCs/>
          <w:sz w:val="24"/>
          <w:szCs w:val="24"/>
        </w:rPr>
      </w:pPr>
      <w:r w:rsidRPr="00C35BFF">
        <w:rPr>
          <w:rFonts w:ascii="宋体" w:eastAsia="宋体" w:hAnsi="宋体" w:hint="eastAsia"/>
          <w:b/>
          <w:bCs/>
          <w:sz w:val="24"/>
          <w:szCs w:val="24"/>
        </w:rPr>
        <w:t>图4-1</w:t>
      </w:r>
      <w:r w:rsidR="00C35BFF" w:rsidRPr="00C35BFF">
        <w:rPr>
          <w:rFonts w:ascii="宋体" w:eastAsia="宋体" w:hAnsi="宋体"/>
          <w:b/>
          <w:bCs/>
          <w:sz w:val="24"/>
          <w:szCs w:val="24"/>
        </w:rPr>
        <w:t>4</w:t>
      </w:r>
      <w:r w:rsidRPr="00C35BFF">
        <w:rPr>
          <w:rFonts w:ascii="宋体" w:eastAsia="宋体" w:hAnsi="宋体" w:hint="eastAsia"/>
          <w:b/>
          <w:bCs/>
          <w:sz w:val="24"/>
          <w:szCs w:val="24"/>
        </w:rPr>
        <w:t>用户注销功能程序流程图</w:t>
      </w:r>
    </w:p>
    <w:p w14:paraId="11325716" w14:textId="176C5E7E" w:rsidR="003B75C1" w:rsidRPr="00853A0F" w:rsidRDefault="003B75C1" w:rsidP="00853A0F">
      <w:pPr>
        <w:spacing w:line="360" w:lineRule="auto"/>
        <w:rPr>
          <w:rFonts w:eastAsia="黑体"/>
        </w:rPr>
      </w:pPr>
      <w:r w:rsidRPr="00156EFC">
        <w:rPr>
          <w:rFonts w:ascii="宋体" w:eastAsia="宋体" w:hAnsi="宋体" w:hint="eastAsia"/>
          <w:b/>
          <w:bCs/>
          <w:sz w:val="24"/>
          <w:szCs w:val="24"/>
        </w:rPr>
        <w:lastRenderedPageBreak/>
        <w:t>（</w:t>
      </w:r>
      <w:r>
        <w:rPr>
          <w:rFonts w:ascii="宋体" w:eastAsia="宋体" w:hAnsi="宋体"/>
          <w:b/>
          <w:bCs/>
          <w:sz w:val="24"/>
          <w:szCs w:val="24"/>
        </w:rPr>
        <w:t>4</w:t>
      </w:r>
      <w:r>
        <w:rPr>
          <w:rFonts w:ascii="宋体" w:eastAsia="宋体" w:hAnsi="宋体" w:hint="eastAsia"/>
          <w:b/>
          <w:bCs/>
          <w:sz w:val="24"/>
          <w:szCs w:val="24"/>
        </w:rPr>
        <w:t>）</w:t>
      </w:r>
      <w:r w:rsidRPr="00156EFC">
        <w:rPr>
          <w:rFonts w:ascii="宋体" w:eastAsia="宋体" w:hAnsi="宋体" w:hint="eastAsia"/>
          <w:b/>
          <w:bCs/>
          <w:sz w:val="24"/>
          <w:szCs w:val="24"/>
        </w:rPr>
        <w:t>用户</w:t>
      </w:r>
      <w:r>
        <w:rPr>
          <w:rFonts w:ascii="宋体" w:eastAsia="宋体" w:hAnsi="宋体" w:hint="eastAsia"/>
          <w:b/>
          <w:bCs/>
          <w:sz w:val="24"/>
          <w:szCs w:val="24"/>
        </w:rPr>
        <w:t>查询信息</w:t>
      </w:r>
      <w:r w:rsidRPr="00156EFC">
        <w:rPr>
          <w:rFonts w:ascii="宋体" w:eastAsia="宋体" w:hAnsi="宋体" w:hint="eastAsia"/>
          <w:b/>
          <w:bCs/>
          <w:sz w:val="24"/>
          <w:szCs w:val="24"/>
        </w:rPr>
        <w:t>功能程序流程图</w:t>
      </w:r>
    </w:p>
    <w:p w14:paraId="001374E0" w14:textId="2626B577" w:rsidR="003B75C1" w:rsidRPr="003B75C1" w:rsidRDefault="003B75C1" w:rsidP="003B75C1">
      <w:pPr>
        <w:spacing w:line="360" w:lineRule="auto"/>
        <w:ind w:firstLineChars="200" w:firstLine="480"/>
        <w:rPr>
          <w:rFonts w:ascii="宋体" w:eastAsia="宋体" w:hAnsi="宋体"/>
        </w:rPr>
      </w:pPr>
      <w:r w:rsidRPr="003B75C1">
        <w:rPr>
          <w:rFonts w:ascii="宋体" w:eastAsia="宋体" w:hAnsi="宋体" w:cs="宋体"/>
          <w:sz w:val="24"/>
          <w:szCs w:val="24"/>
        </w:rPr>
        <w:t>用户登陆系统后，找到</w:t>
      </w:r>
      <w:r>
        <w:rPr>
          <w:rFonts w:ascii="宋体" w:eastAsia="宋体" w:hAnsi="宋体" w:cs="宋体" w:hint="eastAsia"/>
          <w:sz w:val="24"/>
          <w:szCs w:val="24"/>
        </w:rPr>
        <w:t>图片</w:t>
      </w:r>
      <w:r w:rsidRPr="003B75C1">
        <w:rPr>
          <w:rFonts w:ascii="宋体" w:eastAsia="宋体" w:hAnsi="宋体" w:cs="宋体"/>
          <w:sz w:val="24"/>
          <w:szCs w:val="24"/>
        </w:rPr>
        <w:t>信息查询区域，在系统提供的查询</w:t>
      </w:r>
      <w:proofErr w:type="gramStart"/>
      <w:r w:rsidRPr="003B75C1">
        <w:rPr>
          <w:rFonts w:ascii="宋体" w:eastAsia="宋体" w:hAnsi="宋体" w:cs="宋体"/>
          <w:sz w:val="24"/>
          <w:szCs w:val="24"/>
        </w:rPr>
        <w:t>框</w:t>
      </w:r>
      <w:r>
        <w:rPr>
          <w:rFonts w:ascii="宋体" w:eastAsia="宋体" w:hAnsi="宋体" w:cs="宋体" w:hint="eastAsia"/>
          <w:sz w:val="24"/>
          <w:szCs w:val="24"/>
        </w:rPr>
        <w:t>上传</w:t>
      </w:r>
      <w:r w:rsidRPr="003B75C1">
        <w:rPr>
          <w:rFonts w:ascii="宋体" w:eastAsia="宋体" w:hAnsi="宋体" w:cs="宋体"/>
          <w:sz w:val="24"/>
          <w:szCs w:val="24"/>
        </w:rPr>
        <w:t>想查询</w:t>
      </w:r>
      <w:proofErr w:type="gramEnd"/>
      <w:r w:rsidRPr="003B75C1">
        <w:rPr>
          <w:rFonts w:ascii="宋体" w:eastAsia="宋体" w:hAnsi="宋体" w:cs="宋体"/>
          <w:sz w:val="24"/>
          <w:szCs w:val="24"/>
        </w:rPr>
        <w:t>的</w:t>
      </w:r>
      <w:r>
        <w:rPr>
          <w:rFonts w:ascii="宋体" w:eastAsia="宋体" w:hAnsi="宋体" w:cs="宋体" w:hint="eastAsia"/>
          <w:sz w:val="24"/>
          <w:szCs w:val="24"/>
        </w:rPr>
        <w:t>图片</w:t>
      </w:r>
      <w:r w:rsidRPr="003B75C1">
        <w:rPr>
          <w:rFonts w:ascii="宋体" w:eastAsia="宋体" w:hAnsi="宋体" w:cs="宋体"/>
          <w:sz w:val="24"/>
          <w:szCs w:val="24"/>
        </w:rPr>
        <w:t>信息，数据模块会根据用户的输入，</w:t>
      </w:r>
      <w:r>
        <w:rPr>
          <w:rFonts w:ascii="宋体" w:eastAsia="宋体" w:hAnsi="宋体" w:cs="宋体" w:hint="eastAsia"/>
          <w:sz w:val="24"/>
          <w:szCs w:val="24"/>
        </w:rPr>
        <w:t>比对</w:t>
      </w:r>
      <w:r w:rsidRPr="003B75C1">
        <w:rPr>
          <w:rFonts w:ascii="宋体" w:eastAsia="宋体" w:hAnsi="宋体" w:cs="宋体"/>
          <w:sz w:val="24"/>
          <w:szCs w:val="24"/>
        </w:rPr>
        <w:t>网页信息并将结果展示给用户；如果用户输入不合法，系统会报错提示。</w:t>
      </w:r>
    </w:p>
    <w:p w14:paraId="52E75EF2" w14:textId="34049A46" w:rsidR="003B75C1" w:rsidRDefault="00C35BFF" w:rsidP="003B75C1">
      <w:pPr>
        <w:spacing w:line="360" w:lineRule="auto"/>
        <w:jc w:val="center"/>
      </w:pPr>
      <w:r>
        <w:object w:dxaOrig="3157" w:dyaOrig="12648" w14:anchorId="7B34CF60">
          <v:shape id="_x0000_i1138" type="#_x0000_t75" style="width:158pt;height:632.65pt" o:ole="">
            <v:imagedata r:id="rId74" o:title=""/>
          </v:shape>
          <o:OLEObject Type="Embed" ProgID="Visio.Drawing.11" ShapeID="_x0000_i1138" DrawAspect="Content" ObjectID="_1742826591" r:id="rId75"/>
        </w:object>
      </w:r>
    </w:p>
    <w:p w14:paraId="7F72A8EC" w14:textId="61558FC7" w:rsidR="00853A0F" w:rsidRPr="00C35BFF" w:rsidRDefault="00853A0F" w:rsidP="00853A0F">
      <w:pPr>
        <w:spacing w:line="360" w:lineRule="auto"/>
        <w:ind w:firstLine="480"/>
        <w:jc w:val="center"/>
        <w:rPr>
          <w:rFonts w:ascii="宋体" w:eastAsia="宋体" w:hAnsi="宋体" w:hint="eastAsia"/>
          <w:b/>
          <w:bCs/>
          <w:sz w:val="24"/>
          <w:szCs w:val="24"/>
        </w:rPr>
      </w:pPr>
      <w:r w:rsidRPr="00C35BFF">
        <w:rPr>
          <w:rFonts w:ascii="宋体" w:eastAsia="宋体" w:hAnsi="宋体" w:hint="eastAsia"/>
          <w:b/>
          <w:bCs/>
          <w:sz w:val="24"/>
          <w:szCs w:val="24"/>
        </w:rPr>
        <w:t>图4-</w:t>
      </w:r>
      <w:r w:rsidR="00C35BFF" w:rsidRPr="00C35BFF">
        <w:rPr>
          <w:rFonts w:ascii="宋体" w:eastAsia="宋体" w:hAnsi="宋体"/>
          <w:b/>
          <w:bCs/>
          <w:sz w:val="24"/>
          <w:szCs w:val="24"/>
        </w:rPr>
        <w:t>15</w:t>
      </w:r>
      <w:r w:rsidRPr="00C35BFF">
        <w:rPr>
          <w:rFonts w:ascii="宋体" w:eastAsia="宋体" w:hAnsi="宋体" w:hint="eastAsia"/>
          <w:b/>
          <w:bCs/>
          <w:sz w:val="24"/>
          <w:szCs w:val="24"/>
        </w:rPr>
        <w:t>用户查询信息功能程序流程图</w:t>
      </w:r>
    </w:p>
    <w:p w14:paraId="54CDCD22" w14:textId="6186ABCB" w:rsidR="003B75C1" w:rsidRPr="00156EFC" w:rsidRDefault="003B75C1" w:rsidP="003B75C1">
      <w:pPr>
        <w:spacing w:line="360" w:lineRule="auto"/>
        <w:rPr>
          <w:rFonts w:ascii="宋体" w:eastAsia="宋体" w:hAnsi="宋体"/>
          <w:b/>
          <w:bCs/>
          <w:sz w:val="24"/>
          <w:szCs w:val="24"/>
        </w:rPr>
      </w:pPr>
      <w:r w:rsidRPr="00156EFC">
        <w:rPr>
          <w:rFonts w:ascii="宋体" w:eastAsia="宋体" w:hAnsi="宋体" w:hint="eastAsia"/>
          <w:b/>
          <w:bCs/>
          <w:sz w:val="24"/>
          <w:szCs w:val="24"/>
        </w:rPr>
        <w:t>（</w:t>
      </w:r>
      <w:r>
        <w:rPr>
          <w:rFonts w:ascii="宋体" w:eastAsia="宋体" w:hAnsi="宋体"/>
          <w:b/>
          <w:bCs/>
          <w:sz w:val="24"/>
          <w:szCs w:val="24"/>
        </w:rPr>
        <w:t>5</w:t>
      </w:r>
      <w:r>
        <w:rPr>
          <w:rFonts w:ascii="宋体" w:eastAsia="宋体" w:hAnsi="宋体" w:hint="eastAsia"/>
          <w:b/>
          <w:bCs/>
          <w:sz w:val="24"/>
          <w:szCs w:val="24"/>
        </w:rPr>
        <w:t>）</w:t>
      </w:r>
      <w:r w:rsidRPr="00156EFC">
        <w:rPr>
          <w:rFonts w:ascii="宋体" w:eastAsia="宋体" w:hAnsi="宋体" w:hint="eastAsia"/>
          <w:b/>
          <w:bCs/>
          <w:sz w:val="24"/>
          <w:szCs w:val="24"/>
        </w:rPr>
        <w:t>用户</w:t>
      </w:r>
      <w:r>
        <w:rPr>
          <w:rFonts w:ascii="宋体" w:eastAsia="宋体" w:hAnsi="宋体" w:hint="eastAsia"/>
          <w:b/>
          <w:bCs/>
          <w:sz w:val="24"/>
          <w:szCs w:val="24"/>
        </w:rPr>
        <w:t>找回密码</w:t>
      </w:r>
      <w:r w:rsidRPr="00156EFC">
        <w:rPr>
          <w:rFonts w:ascii="宋体" w:eastAsia="宋体" w:hAnsi="宋体" w:hint="eastAsia"/>
          <w:b/>
          <w:bCs/>
          <w:sz w:val="24"/>
          <w:szCs w:val="24"/>
        </w:rPr>
        <w:t>功能程序流程图</w:t>
      </w:r>
    </w:p>
    <w:p w14:paraId="76437142" w14:textId="77777777" w:rsidR="003B75C1" w:rsidRPr="00156EFC" w:rsidRDefault="003B75C1" w:rsidP="003B75C1">
      <w:pPr>
        <w:spacing w:line="360" w:lineRule="auto"/>
        <w:ind w:firstLineChars="300" w:firstLine="720"/>
        <w:rPr>
          <w:rFonts w:ascii="宋体" w:eastAsia="宋体" w:hAnsi="宋体"/>
          <w:sz w:val="24"/>
        </w:rPr>
      </w:pPr>
      <w:r w:rsidRPr="00156EFC">
        <w:rPr>
          <w:rFonts w:ascii="宋体" w:eastAsia="宋体" w:hAnsi="宋体" w:cs="宋体"/>
          <w:sz w:val="24"/>
          <w:szCs w:val="24"/>
        </w:rPr>
        <w:lastRenderedPageBreak/>
        <w:t>用户进入找回密码页面，申请找回密码，输入用户名</w:t>
      </w:r>
      <w:r w:rsidRPr="00156EFC">
        <w:rPr>
          <w:rFonts w:ascii="宋体" w:eastAsia="宋体" w:hAnsi="宋体" w:hint="eastAsia"/>
          <w:sz w:val="24"/>
        </w:rPr>
        <w:t>系统会验证用户名是否为空，当用户名为空，系统提示并返回输入，直至用户名不为空；</w:t>
      </w:r>
    </w:p>
    <w:p w14:paraId="145CDE00" w14:textId="77777777" w:rsidR="003B75C1" w:rsidRPr="00156EFC" w:rsidRDefault="003B75C1" w:rsidP="003B75C1">
      <w:pPr>
        <w:spacing w:line="360" w:lineRule="auto"/>
        <w:ind w:firstLineChars="300" w:firstLine="720"/>
        <w:rPr>
          <w:rFonts w:ascii="宋体" w:eastAsia="宋体" w:hAnsi="宋体"/>
          <w:sz w:val="24"/>
        </w:rPr>
      </w:pPr>
      <w:r w:rsidRPr="00156EFC">
        <w:rPr>
          <w:rFonts w:ascii="宋体" w:eastAsia="宋体" w:hAnsi="宋体" w:cs="宋体" w:hint="eastAsia"/>
          <w:sz w:val="24"/>
          <w:szCs w:val="24"/>
        </w:rPr>
        <w:t>输入</w:t>
      </w:r>
      <w:r w:rsidRPr="00156EFC">
        <w:rPr>
          <w:rFonts w:ascii="宋体" w:eastAsia="宋体" w:hAnsi="宋体" w:cs="宋体"/>
          <w:sz w:val="24"/>
          <w:szCs w:val="24"/>
        </w:rPr>
        <w:t>注册时填写的联系方式</w:t>
      </w:r>
      <w:r w:rsidRPr="00156EFC">
        <w:rPr>
          <w:rFonts w:ascii="宋体" w:eastAsia="宋体" w:hAnsi="宋体" w:hint="eastAsia"/>
          <w:sz w:val="24"/>
        </w:rPr>
        <w:t>系统会验证联系是否为空，当联系方式为空，系统提示并返回输入，直至联系方式不为空；</w:t>
      </w:r>
    </w:p>
    <w:p w14:paraId="49BD6491" w14:textId="77777777" w:rsidR="003B75C1" w:rsidRPr="00156EFC" w:rsidRDefault="003B75C1" w:rsidP="003B75C1">
      <w:pPr>
        <w:spacing w:line="360" w:lineRule="auto"/>
        <w:ind w:firstLineChars="300" w:firstLine="720"/>
        <w:rPr>
          <w:rFonts w:ascii="宋体" w:eastAsia="宋体" w:hAnsi="宋体" w:cs="宋体"/>
          <w:sz w:val="24"/>
          <w:szCs w:val="24"/>
        </w:rPr>
      </w:pPr>
      <w:r w:rsidRPr="00156EFC">
        <w:rPr>
          <w:rFonts w:ascii="宋体" w:eastAsia="宋体" w:hAnsi="宋体" w:hint="eastAsia"/>
          <w:sz w:val="24"/>
        </w:rPr>
        <w:t>系统验证验证联系方式是否正确，当联系方式不正确，系统提示并返回输入，直至联系方式正确</w:t>
      </w:r>
      <w:r w:rsidRPr="00156EFC">
        <w:rPr>
          <w:rFonts w:ascii="宋体" w:eastAsia="宋体" w:hAnsi="宋体" w:cs="宋体"/>
          <w:sz w:val="24"/>
          <w:szCs w:val="24"/>
        </w:rPr>
        <w:t>点击获取验证码</w:t>
      </w:r>
      <w:r w:rsidRPr="00156EFC">
        <w:rPr>
          <w:rFonts w:ascii="宋体" w:eastAsia="宋体" w:hAnsi="宋体" w:cs="宋体" w:hint="eastAsia"/>
          <w:sz w:val="24"/>
          <w:szCs w:val="24"/>
        </w:rPr>
        <w:t>，</w:t>
      </w:r>
      <w:r w:rsidRPr="00156EFC">
        <w:rPr>
          <w:rFonts w:ascii="宋体" w:eastAsia="宋体" w:hAnsi="宋体" w:cs="宋体"/>
          <w:sz w:val="24"/>
          <w:szCs w:val="24"/>
        </w:rPr>
        <w:t>在用户输入验证码后对验证码的正确进行判断，若</w:t>
      </w:r>
      <w:proofErr w:type="gramStart"/>
      <w:r w:rsidRPr="00156EFC">
        <w:rPr>
          <w:rFonts w:ascii="宋体" w:eastAsia="宋体" w:hAnsi="宋体" w:cs="宋体"/>
          <w:sz w:val="24"/>
          <w:szCs w:val="24"/>
        </w:rPr>
        <w:t>验证码不正确</w:t>
      </w:r>
      <w:proofErr w:type="gramEnd"/>
      <w:r w:rsidRPr="00156EFC">
        <w:rPr>
          <w:rFonts w:ascii="宋体" w:eastAsia="宋体" w:hAnsi="宋体" w:cs="宋体" w:hint="eastAsia"/>
          <w:sz w:val="24"/>
          <w:szCs w:val="24"/>
        </w:rPr>
        <w:t>且</w:t>
      </w:r>
      <w:proofErr w:type="gramStart"/>
      <w:r w:rsidRPr="00156EFC">
        <w:rPr>
          <w:rFonts w:ascii="宋体" w:eastAsia="宋体" w:hAnsi="宋体" w:cs="宋体" w:hint="eastAsia"/>
          <w:sz w:val="24"/>
          <w:szCs w:val="24"/>
        </w:rPr>
        <w:t>验证码未过期</w:t>
      </w:r>
      <w:proofErr w:type="gramEnd"/>
      <w:r w:rsidRPr="00156EFC">
        <w:rPr>
          <w:rFonts w:ascii="宋体" w:eastAsia="宋体" w:hAnsi="宋体" w:cs="宋体"/>
          <w:sz w:val="24"/>
          <w:szCs w:val="24"/>
        </w:rPr>
        <w:t>则返回重新获取，</w:t>
      </w:r>
      <w:r w:rsidRPr="00156EFC">
        <w:rPr>
          <w:rFonts w:ascii="宋体" w:eastAsia="宋体" w:hAnsi="宋体" w:cs="宋体" w:hint="eastAsia"/>
          <w:sz w:val="24"/>
          <w:szCs w:val="24"/>
        </w:rPr>
        <w:t>若不正确且验证码过期则返回重新获取验证码，直至验证码</w:t>
      </w:r>
      <w:r w:rsidRPr="00156EFC">
        <w:rPr>
          <w:rFonts w:ascii="宋体" w:eastAsia="宋体" w:hAnsi="宋体" w:cs="宋体"/>
          <w:sz w:val="24"/>
          <w:szCs w:val="24"/>
        </w:rPr>
        <w:t>正确</w:t>
      </w:r>
      <w:r w:rsidRPr="00156EFC">
        <w:rPr>
          <w:rFonts w:ascii="宋体" w:eastAsia="宋体" w:hAnsi="宋体" w:cs="宋体" w:hint="eastAsia"/>
          <w:sz w:val="24"/>
          <w:szCs w:val="24"/>
        </w:rPr>
        <w:t>；</w:t>
      </w:r>
    </w:p>
    <w:p w14:paraId="01C7DBDB" w14:textId="77777777" w:rsidR="003B75C1" w:rsidRDefault="003B75C1" w:rsidP="003B75C1">
      <w:pPr>
        <w:spacing w:line="360" w:lineRule="auto"/>
        <w:ind w:firstLineChars="300" w:firstLine="720"/>
        <w:rPr>
          <w:rFonts w:ascii="宋体" w:eastAsia="宋体" w:hAnsi="宋体" w:cs="宋体"/>
          <w:sz w:val="24"/>
          <w:szCs w:val="24"/>
        </w:rPr>
      </w:pPr>
      <w:r w:rsidRPr="00156EFC">
        <w:rPr>
          <w:rFonts w:ascii="宋体" w:eastAsia="宋体" w:hAnsi="宋体" w:cs="宋体" w:hint="eastAsia"/>
          <w:sz w:val="24"/>
          <w:szCs w:val="24"/>
        </w:rPr>
        <w:t>用户输入新密码，</w:t>
      </w:r>
      <w:r w:rsidRPr="00156EFC">
        <w:rPr>
          <w:rFonts w:ascii="宋体" w:eastAsia="宋体" w:hAnsi="宋体" w:cs="宋体"/>
          <w:sz w:val="24"/>
          <w:szCs w:val="24"/>
        </w:rPr>
        <w:t>判断密码是否</w:t>
      </w:r>
      <w:r w:rsidRPr="00156EFC">
        <w:rPr>
          <w:rFonts w:ascii="宋体" w:eastAsia="宋体" w:hAnsi="宋体" w:cs="宋体" w:hint="eastAsia"/>
          <w:sz w:val="24"/>
          <w:szCs w:val="24"/>
        </w:rPr>
        <w:t>为空</w:t>
      </w:r>
      <w:r w:rsidRPr="00156EFC">
        <w:rPr>
          <w:rFonts w:ascii="宋体" w:eastAsia="宋体" w:hAnsi="宋体" w:cs="宋体"/>
          <w:sz w:val="24"/>
          <w:szCs w:val="24"/>
        </w:rPr>
        <w:t>，若</w:t>
      </w:r>
      <w:r w:rsidRPr="00156EFC">
        <w:rPr>
          <w:rFonts w:ascii="宋体" w:eastAsia="宋体" w:hAnsi="宋体" w:cs="宋体" w:hint="eastAsia"/>
          <w:sz w:val="24"/>
          <w:szCs w:val="24"/>
        </w:rPr>
        <w:t>为空</w:t>
      </w:r>
      <w:r w:rsidRPr="00156EFC">
        <w:rPr>
          <w:rFonts w:ascii="宋体" w:eastAsia="宋体" w:hAnsi="宋体" w:cs="宋体"/>
          <w:sz w:val="24"/>
          <w:szCs w:val="24"/>
        </w:rPr>
        <w:t>则</w:t>
      </w:r>
      <w:r w:rsidRPr="00156EFC">
        <w:rPr>
          <w:rFonts w:ascii="宋体" w:eastAsia="宋体" w:hAnsi="宋体" w:cs="宋体" w:hint="eastAsia"/>
          <w:sz w:val="24"/>
          <w:szCs w:val="24"/>
        </w:rPr>
        <w:t>提示并</w:t>
      </w:r>
      <w:r w:rsidRPr="00156EFC">
        <w:rPr>
          <w:rFonts w:ascii="宋体" w:eastAsia="宋体" w:hAnsi="宋体" w:cs="宋体"/>
          <w:sz w:val="24"/>
          <w:szCs w:val="24"/>
        </w:rPr>
        <w:t>返回重新输入，若</w:t>
      </w:r>
      <w:r w:rsidRPr="00156EFC">
        <w:rPr>
          <w:rFonts w:ascii="宋体" w:eastAsia="宋体" w:hAnsi="宋体" w:cs="宋体" w:hint="eastAsia"/>
          <w:sz w:val="24"/>
          <w:szCs w:val="24"/>
        </w:rPr>
        <w:t>不为空</w:t>
      </w:r>
      <w:r w:rsidRPr="00156EFC">
        <w:rPr>
          <w:rFonts w:ascii="宋体" w:eastAsia="宋体" w:hAnsi="宋体" w:cs="宋体"/>
          <w:sz w:val="24"/>
          <w:szCs w:val="24"/>
        </w:rPr>
        <w:t>则提示成功找回密码。</w:t>
      </w:r>
    </w:p>
    <w:p w14:paraId="16BC6726" w14:textId="77777777" w:rsidR="003B75C1" w:rsidRPr="003B75C1" w:rsidRDefault="003B75C1" w:rsidP="003B75C1">
      <w:pPr>
        <w:spacing w:line="360" w:lineRule="auto"/>
        <w:rPr>
          <w:rFonts w:ascii="宋体" w:eastAsia="宋体" w:hAnsi="宋体" w:hint="eastAsia"/>
          <w:sz w:val="24"/>
        </w:rPr>
      </w:pPr>
    </w:p>
    <w:p w14:paraId="2D4B9D50" w14:textId="77777777" w:rsidR="00853A0F" w:rsidRDefault="00156EFC" w:rsidP="00853A0F">
      <w:pPr>
        <w:spacing w:line="360" w:lineRule="auto"/>
        <w:ind w:firstLine="480"/>
        <w:jc w:val="center"/>
      </w:pPr>
      <w:r>
        <w:object w:dxaOrig="5895" w:dyaOrig="23673" w14:anchorId="2D15EF14">
          <v:shape id="_x0000_i1051" type="#_x0000_t75" style="width:166pt;height:665.35pt" o:ole="">
            <v:imagedata r:id="rId76" o:title=""/>
          </v:shape>
          <o:OLEObject Type="Embed" ProgID="Visio.Drawing.11" ShapeID="_x0000_i1051" DrawAspect="Content" ObjectID="_1742826592" r:id="rId77"/>
        </w:object>
      </w:r>
    </w:p>
    <w:p w14:paraId="21A76EDF" w14:textId="67162DCE" w:rsidR="00853A0F" w:rsidRPr="00C35BFF" w:rsidRDefault="00853A0F" w:rsidP="00853A0F">
      <w:pPr>
        <w:spacing w:line="360" w:lineRule="auto"/>
        <w:ind w:firstLine="480"/>
        <w:jc w:val="center"/>
        <w:rPr>
          <w:rFonts w:ascii="宋体" w:eastAsia="宋体" w:hAnsi="宋体"/>
          <w:b/>
          <w:bCs/>
          <w:sz w:val="24"/>
          <w:szCs w:val="24"/>
        </w:rPr>
      </w:pPr>
      <w:r w:rsidRPr="00C35BFF">
        <w:rPr>
          <w:rFonts w:ascii="宋体" w:eastAsia="宋体" w:hAnsi="宋体" w:hint="eastAsia"/>
          <w:b/>
          <w:bCs/>
          <w:sz w:val="24"/>
          <w:szCs w:val="24"/>
        </w:rPr>
        <w:t>图4-</w:t>
      </w:r>
      <w:r w:rsidR="00C35BFF" w:rsidRPr="00C35BFF">
        <w:rPr>
          <w:rFonts w:ascii="宋体" w:eastAsia="宋体" w:hAnsi="宋体"/>
          <w:b/>
          <w:bCs/>
          <w:sz w:val="24"/>
          <w:szCs w:val="24"/>
        </w:rPr>
        <w:t>16</w:t>
      </w:r>
      <w:r w:rsidRPr="00C35BFF">
        <w:rPr>
          <w:rFonts w:ascii="宋体" w:eastAsia="宋体" w:hAnsi="宋体" w:hint="eastAsia"/>
          <w:b/>
          <w:bCs/>
          <w:sz w:val="24"/>
          <w:szCs w:val="24"/>
        </w:rPr>
        <w:t>用户找回密码功能程序流程图</w:t>
      </w:r>
    </w:p>
    <w:p w14:paraId="45A893F7" w14:textId="77777777" w:rsidR="00156EFC" w:rsidRDefault="00156EFC" w:rsidP="00156EFC">
      <w:pPr>
        <w:spacing w:line="360" w:lineRule="auto"/>
        <w:ind w:firstLine="480"/>
        <w:rPr>
          <w:rFonts w:ascii="宋体" w:eastAsia="宋体" w:hAnsi="宋体"/>
          <w:sz w:val="24"/>
        </w:rPr>
      </w:pPr>
      <w:r w:rsidRPr="00156EFC">
        <w:rPr>
          <w:rFonts w:ascii="宋体" w:eastAsia="宋体" w:hAnsi="宋体" w:hint="eastAsia"/>
          <w:sz w:val="24"/>
        </w:rPr>
        <w:lastRenderedPageBreak/>
        <w:t>由上述各功能流程图可以得到用户登录管理部分的判定表和判定树：</w:t>
      </w:r>
    </w:p>
    <w:p w14:paraId="7582D646" w14:textId="5A417454" w:rsidR="00853A0F" w:rsidRPr="00C35BFF" w:rsidRDefault="00853A0F" w:rsidP="00853A0F">
      <w:pPr>
        <w:spacing w:line="360" w:lineRule="auto"/>
        <w:ind w:firstLine="480"/>
        <w:jc w:val="center"/>
        <w:rPr>
          <w:rFonts w:ascii="黑体" w:eastAsia="黑体" w:hAnsi="黑体" w:hint="eastAsia"/>
        </w:rPr>
      </w:pPr>
      <w:r w:rsidRPr="00C35BFF">
        <w:rPr>
          <w:rFonts w:ascii="黑体" w:eastAsia="黑体" w:hAnsi="黑体" w:hint="eastAsia"/>
        </w:rPr>
        <w:t>表4-1用户登录管理判定表</w:t>
      </w:r>
    </w:p>
    <w:tbl>
      <w:tblPr>
        <w:tblStyle w:val="11"/>
        <w:tblW w:w="0" w:type="auto"/>
        <w:jc w:val="center"/>
        <w:tblBorders>
          <w:insideV w:val="none" w:sz="0" w:space="0" w:color="auto"/>
        </w:tblBorders>
        <w:tblLook w:val="04A0" w:firstRow="1" w:lastRow="0" w:firstColumn="1" w:lastColumn="0" w:noHBand="0" w:noVBand="1"/>
      </w:tblPr>
      <w:tblGrid>
        <w:gridCol w:w="3159"/>
        <w:gridCol w:w="658"/>
        <w:gridCol w:w="658"/>
        <w:gridCol w:w="658"/>
        <w:gridCol w:w="658"/>
        <w:gridCol w:w="658"/>
        <w:gridCol w:w="658"/>
        <w:gridCol w:w="658"/>
        <w:gridCol w:w="658"/>
      </w:tblGrid>
      <w:tr w:rsidR="00156EFC" w:rsidRPr="00E8221E" w14:paraId="42832DA4" w14:textId="77777777" w:rsidTr="002A770B">
        <w:trPr>
          <w:trHeight w:val="422"/>
          <w:jc w:val="center"/>
        </w:trPr>
        <w:tc>
          <w:tcPr>
            <w:tcW w:w="3159" w:type="dxa"/>
          </w:tcPr>
          <w:p w14:paraId="1CBB6862" w14:textId="77777777" w:rsidR="00156EFC" w:rsidRPr="00E8221E" w:rsidRDefault="00156EFC" w:rsidP="000E5B29">
            <w:pPr>
              <w:widowControl/>
              <w:jc w:val="center"/>
              <w:rPr>
                <w:rFonts w:ascii="宋体" w:hAnsi="宋体" w:cstheme="minorBidi"/>
                <w:b/>
                <w:bCs/>
                <w:sz w:val="24"/>
                <w:szCs w:val="24"/>
              </w:rPr>
            </w:pPr>
            <w:r w:rsidRPr="00E8221E">
              <w:rPr>
                <w:rFonts w:ascii="宋体" w:hAnsi="宋体" w:cstheme="minorBidi" w:hint="eastAsia"/>
                <w:b/>
                <w:bCs/>
                <w:sz w:val="24"/>
                <w:szCs w:val="24"/>
              </w:rPr>
              <w:t>用户名是否为空</w:t>
            </w:r>
          </w:p>
        </w:tc>
        <w:tc>
          <w:tcPr>
            <w:tcW w:w="658" w:type="dxa"/>
          </w:tcPr>
          <w:p w14:paraId="5CA03AE3"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09FFF4A7"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3B596A82"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7057CDC6"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737E08E2"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4527ABEE"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1DFB9D9C"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58DA1C79"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r>
      <w:tr w:rsidR="00156EFC" w:rsidRPr="00E8221E" w14:paraId="40A70CC9" w14:textId="77777777" w:rsidTr="002A770B">
        <w:trPr>
          <w:trHeight w:val="386"/>
          <w:jc w:val="center"/>
        </w:trPr>
        <w:tc>
          <w:tcPr>
            <w:tcW w:w="3159" w:type="dxa"/>
          </w:tcPr>
          <w:p w14:paraId="3D7AC4B2" w14:textId="77777777" w:rsidR="00156EFC" w:rsidRPr="00E8221E" w:rsidRDefault="00156EFC" w:rsidP="000E5B29">
            <w:pPr>
              <w:widowControl/>
              <w:jc w:val="center"/>
              <w:rPr>
                <w:rFonts w:ascii="宋体" w:hAnsi="宋体" w:cstheme="minorBidi"/>
                <w:b/>
                <w:bCs/>
                <w:sz w:val="24"/>
                <w:szCs w:val="24"/>
              </w:rPr>
            </w:pPr>
            <w:r w:rsidRPr="00E8221E">
              <w:rPr>
                <w:rFonts w:ascii="宋体" w:hAnsi="宋体" w:cstheme="minorBidi" w:hint="eastAsia"/>
                <w:b/>
                <w:bCs/>
                <w:sz w:val="24"/>
                <w:szCs w:val="24"/>
              </w:rPr>
              <w:t>输入用户名是否存在</w:t>
            </w:r>
          </w:p>
        </w:tc>
        <w:tc>
          <w:tcPr>
            <w:tcW w:w="658" w:type="dxa"/>
          </w:tcPr>
          <w:p w14:paraId="29D8AB85" w14:textId="77777777" w:rsidR="00156EFC" w:rsidRPr="00E8221E" w:rsidRDefault="00156EFC" w:rsidP="000E5B29">
            <w:pPr>
              <w:widowControl/>
              <w:jc w:val="center"/>
              <w:rPr>
                <w:rFonts w:ascii="宋体" w:hAnsi="宋体" w:cstheme="minorBidi"/>
                <w:sz w:val="24"/>
                <w:szCs w:val="24"/>
              </w:rPr>
            </w:pPr>
          </w:p>
        </w:tc>
        <w:tc>
          <w:tcPr>
            <w:tcW w:w="658" w:type="dxa"/>
          </w:tcPr>
          <w:p w14:paraId="7838D266"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36EC7F07"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29D1FFA5"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78491715"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27077F09"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65A1403A"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7629E79B"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r>
      <w:tr w:rsidR="00156EFC" w:rsidRPr="00E8221E" w14:paraId="27A53D50" w14:textId="77777777" w:rsidTr="002A770B">
        <w:trPr>
          <w:trHeight w:val="365"/>
          <w:jc w:val="center"/>
        </w:trPr>
        <w:tc>
          <w:tcPr>
            <w:tcW w:w="3159" w:type="dxa"/>
          </w:tcPr>
          <w:p w14:paraId="63A24F03" w14:textId="77777777" w:rsidR="00156EFC" w:rsidRPr="00E8221E" w:rsidRDefault="00156EFC" w:rsidP="000E5B29">
            <w:pPr>
              <w:widowControl/>
              <w:jc w:val="center"/>
              <w:rPr>
                <w:rFonts w:ascii="宋体" w:hAnsi="宋体" w:cstheme="minorBidi"/>
                <w:b/>
                <w:bCs/>
                <w:sz w:val="24"/>
                <w:szCs w:val="24"/>
              </w:rPr>
            </w:pPr>
            <w:r w:rsidRPr="00E8221E">
              <w:rPr>
                <w:rFonts w:ascii="宋体" w:hAnsi="宋体" w:cstheme="minorBidi" w:hint="eastAsia"/>
                <w:b/>
                <w:bCs/>
                <w:sz w:val="24"/>
                <w:szCs w:val="24"/>
              </w:rPr>
              <w:t>输入密码是否为空</w:t>
            </w:r>
          </w:p>
        </w:tc>
        <w:tc>
          <w:tcPr>
            <w:tcW w:w="658" w:type="dxa"/>
          </w:tcPr>
          <w:p w14:paraId="64BE17AE" w14:textId="77777777" w:rsidR="00156EFC" w:rsidRPr="00E8221E" w:rsidRDefault="00156EFC" w:rsidP="000E5B29">
            <w:pPr>
              <w:widowControl/>
              <w:jc w:val="center"/>
              <w:rPr>
                <w:rFonts w:ascii="宋体" w:hAnsi="宋体" w:cstheme="minorBidi"/>
                <w:sz w:val="24"/>
                <w:szCs w:val="24"/>
              </w:rPr>
            </w:pPr>
          </w:p>
        </w:tc>
        <w:tc>
          <w:tcPr>
            <w:tcW w:w="658" w:type="dxa"/>
          </w:tcPr>
          <w:p w14:paraId="6B9F5622"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5AB85414"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6C7E7BAC"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4B5B71B7"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0E26599E"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7048B798"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30B84113"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r>
      <w:tr w:rsidR="00156EFC" w:rsidRPr="00E8221E" w14:paraId="6627A609" w14:textId="77777777" w:rsidTr="002A770B">
        <w:trPr>
          <w:trHeight w:val="355"/>
          <w:jc w:val="center"/>
        </w:trPr>
        <w:tc>
          <w:tcPr>
            <w:tcW w:w="3159" w:type="dxa"/>
          </w:tcPr>
          <w:p w14:paraId="092DDD83" w14:textId="77777777" w:rsidR="00156EFC" w:rsidRPr="00E8221E" w:rsidRDefault="00156EFC" w:rsidP="000E5B29">
            <w:pPr>
              <w:widowControl/>
              <w:jc w:val="center"/>
              <w:rPr>
                <w:rFonts w:ascii="宋体" w:hAnsi="宋体" w:cstheme="minorBidi"/>
                <w:b/>
                <w:bCs/>
                <w:sz w:val="24"/>
                <w:szCs w:val="24"/>
              </w:rPr>
            </w:pPr>
            <w:r w:rsidRPr="00E8221E">
              <w:rPr>
                <w:rFonts w:ascii="宋体" w:hAnsi="宋体" w:cstheme="minorBidi" w:hint="eastAsia"/>
                <w:b/>
                <w:bCs/>
                <w:sz w:val="24"/>
                <w:szCs w:val="24"/>
              </w:rPr>
              <w:t>输入密码是否正确</w:t>
            </w:r>
          </w:p>
        </w:tc>
        <w:tc>
          <w:tcPr>
            <w:tcW w:w="658" w:type="dxa"/>
          </w:tcPr>
          <w:p w14:paraId="3F97ADF3" w14:textId="77777777" w:rsidR="00156EFC" w:rsidRPr="00E8221E" w:rsidRDefault="00156EFC" w:rsidP="000E5B29">
            <w:pPr>
              <w:widowControl/>
              <w:jc w:val="center"/>
              <w:rPr>
                <w:rFonts w:ascii="宋体" w:hAnsi="宋体" w:cstheme="minorBidi"/>
                <w:sz w:val="24"/>
                <w:szCs w:val="24"/>
              </w:rPr>
            </w:pPr>
          </w:p>
        </w:tc>
        <w:tc>
          <w:tcPr>
            <w:tcW w:w="658" w:type="dxa"/>
          </w:tcPr>
          <w:p w14:paraId="38F9286E"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4990E60B"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56D604EB"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6B878BCD"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4A0B2EE8"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2A1368CD"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45A8573D"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r>
      <w:tr w:rsidR="00156EFC" w:rsidRPr="00E8221E" w14:paraId="32923E8F" w14:textId="77777777" w:rsidTr="002A770B">
        <w:trPr>
          <w:trHeight w:val="355"/>
          <w:jc w:val="center"/>
        </w:trPr>
        <w:tc>
          <w:tcPr>
            <w:tcW w:w="3159" w:type="dxa"/>
          </w:tcPr>
          <w:p w14:paraId="1A19902C" w14:textId="77777777" w:rsidR="00156EFC" w:rsidRPr="00E8221E" w:rsidRDefault="00156EFC" w:rsidP="000E5B29">
            <w:pPr>
              <w:widowControl/>
              <w:jc w:val="center"/>
              <w:rPr>
                <w:rFonts w:ascii="宋体" w:hAnsi="宋体" w:cstheme="minorBidi"/>
                <w:b/>
                <w:bCs/>
                <w:sz w:val="24"/>
                <w:szCs w:val="24"/>
              </w:rPr>
            </w:pPr>
            <w:r w:rsidRPr="00E8221E">
              <w:rPr>
                <w:rFonts w:ascii="宋体" w:hAnsi="宋体" w:cstheme="minorBidi" w:hint="eastAsia"/>
                <w:b/>
                <w:bCs/>
                <w:sz w:val="24"/>
                <w:szCs w:val="24"/>
              </w:rPr>
              <w:t>输入验证</w:t>
            </w:r>
            <w:proofErr w:type="gramStart"/>
            <w:r w:rsidRPr="00E8221E">
              <w:rPr>
                <w:rFonts w:ascii="宋体" w:hAnsi="宋体" w:cstheme="minorBidi" w:hint="eastAsia"/>
                <w:b/>
                <w:bCs/>
                <w:sz w:val="24"/>
                <w:szCs w:val="24"/>
              </w:rPr>
              <w:t>码是否</w:t>
            </w:r>
            <w:proofErr w:type="gramEnd"/>
            <w:r w:rsidRPr="00E8221E">
              <w:rPr>
                <w:rFonts w:ascii="宋体" w:hAnsi="宋体" w:cstheme="minorBidi" w:hint="eastAsia"/>
                <w:b/>
                <w:bCs/>
                <w:sz w:val="24"/>
                <w:szCs w:val="24"/>
              </w:rPr>
              <w:t>正确</w:t>
            </w:r>
          </w:p>
        </w:tc>
        <w:tc>
          <w:tcPr>
            <w:tcW w:w="658" w:type="dxa"/>
          </w:tcPr>
          <w:p w14:paraId="61BCA6D9" w14:textId="77777777" w:rsidR="00156EFC" w:rsidRPr="00E8221E" w:rsidRDefault="00156EFC" w:rsidP="000E5B29">
            <w:pPr>
              <w:widowControl/>
              <w:jc w:val="center"/>
              <w:rPr>
                <w:rFonts w:ascii="宋体" w:hAnsi="宋体" w:cstheme="minorBidi"/>
                <w:sz w:val="24"/>
                <w:szCs w:val="24"/>
              </w:rPr>
            </w:pPr>
          </w:p>
        </w:tc>
        <w:tc>
          <w:tcPr>
            <w:tcW w:w="658" w:type="dxa"/>
          </w:tcPr>
          <w:p w14:paraId="1D59BBE2"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168999E8"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37E213BA"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771B941E"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780E4306"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562E2E65"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44B6C437"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r>
      <w:tr w:rsidR="00156EFC" w:rsidRPr="00E8221E" w14:paraId="7BE0F009" w14:textId="77777777" w:rsidTr="002A770B">
        <w:trPr>
          <w:trHeight w:val="300"/>
          <w:jc w:val="center"/>
        </w:trPr>
        <w:tc>
          <w:tcPr>
            <w:tcW w:w="3159" w:type="dxa"/>
          </w:tcPr>
          <w:p w14:paraId="2F76BFDA" w14:textId="77777777" w:rsidR="00156EFC" w:rsidRPr="00E8221E" w:rsidRDefault="00156EFC" w:rsidP="000E5B29">
            <w:pPr>
              <w:widowControl/>
              <w:jc w:val="center"/>
              <w:rPr>
                <w:rFonts w:ascii="宋体" w:hAnsi="宋体" w:cstheme="minorBidi"/>
                <w:b/>
                <w:bCs/>
                <w:sz w:val="24"/>
                <w:szCs w:val="24"/>
              </w:rPr>
            </w:pPr>
            <w:r w:rsidRPr="00E8221E">
              <w:rPr>
                <w:rFonts w:ascii="宋体" w:hAnsi="宋体" w:cstheme="minorBidi" w:hint="eastAsia"/>
                <w:b/>
                <w:bCs/>
                <w:sz w:val="24"/>
                <w:szCs w:val="24"/>
              </w:rPr>
              <w:t>验证</w:t>
            </w:r>
            <w:proofErr w:type="gramStart"/>
            <w:r w:rsidRPr="00E8221E">
              <w:rPr>
                <w:rFonts w:ascii="宋体" w:hAnsi="宋体" w:cstheme="minorBidi" w:hint="eastAsia"/>
                <w:b/>
                <w:bCs/>
                <w:sz w:val="24"/>
                <w:szCs w:val="24"/>
              </w:rPr>
              <w:t>码是否</w:t>
            </w:r>
            <w:proofErr w:type="gramEnd"/>
            <w:r w:rsidRPr="00E8221E">
              <w:rPr>
                <w:rFonts w:ascii="宋体" w:hAnsi="宋体" w:cstheme="minorBidi" w:hint="eastAsia"/>
                <w:b/>
                <w:bCs/>
                <w:sz w:val="24"/>
                <w:szCs w:val="24"/>
              </w:rPr>
              <w:t>过期</w:t>
            </w:r>
          </w:p>
        </w:tc>
        <w:tc>
          <w:tcPr>
            <w:tcW w:w="658" w:type="dxa"/>
          </w:tcPr>
          <w:p w14:paraId="79AAE81B" w14:textId="77777777" w:rsidR="00156EFC" w:rsidRPr="00E8221E" w:rsidRDefault="00156EFC" w:rsidP="000E5B29">
            <w:pPr>
              <w:widowControl/>
              <w:jc w:val="center"/>
              <w:rPr>
                <w:rFonts w:ascii="宋体" w:hAnsi="宋体" w:cstheme="minorBidi"/>
                <w:sz w:val="24"/>
                <w:szCs w:val="24"/>
              </w:rPr>
            </w:pPr>
          </w:p>
        </w:tc>
        <w:tc>
          <w:tcPr>
            <w:tcW w:w="658" w:type="dxa"/>
          </w:tcPr>
          <w:p w14:paraId="2C9752D0"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4450CAE8"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6A84FBD9"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0ABE9E4F"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4DCBF472"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c>
          <w:tcPr>
            <w:tcW w:w="658" w:type="dxa"/>
          </w:tcPr>
          <w:p w14:paraId="246D98A6"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T</w:t>
            </w:r>
          </w:p>
        </w:tc>
        <w:tc>
          <w:tcPr>
            <w:tcW w:w="658" w:type="dxa"/>
          </w:tcPr>
          <w:p w14:paraId="1B85ECFA"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F</w:t>
            </w:r>
          </w:p>
        </w:tc>
      </w:tr>
      <w:tr w:rsidR="00156EFC" w:rsidRPr="00E8221E" w14:paraId="58B5CA2A" w14:textId="77777777" w:rsidTr="002A770B">
        <w:trPr>
          <w:trHeight w:val="315"/>
          <w:jc w:val="center"/>
        </w:trPr>
        <w:tc>
          <w:tcPr>
            <w:tcW w:w="3159" w:type="dxa"/>
          </w:tcPr>
          <w:p w14:paraId="7F657277" w14:textId="77777777" w:rsidR="00156EFC" w:rsidRPr="00E8221E" w:rsidRDefault="00156EFC" w:rsidP="000E5B29">
            <w:pPr>
              <w:widowControl/>
              <w:jc w:val="center"/>
              <w:rPr>
                <w:rFonts w:ascii="宋体" w:hAnsi="宋体" w:cstheme="minorBidi"/>
                <w:b/>
                <w:bCs/>
                <w:sz w:val="24"/>
                <w:szCs w:val="24"/>
              </w:rPr>
            </w:pPr>
            <w:r w:rsidRPr="00E8221E">
              <w:rPr>
                <w:rFonts w:ascii="宋体" w:hAnsi="宋体" w:cstheme="minorBidi" w:hint="eastAsia"/>
                <w:b/>
                <w:bCs/>
                <w:sz w:val="24"/>
                <w:szCs w:val="24"/>
              </w:rPr>
              <w:t>输入用户名</w:t>
            </w:r>
          </w:p>
        </w:tc>
        <w:tc>
          <w:tcPr>
            <w:tcW w:w="658" w:type="dxa"/>
          </w:tcPr>
          <w:p w14:paraId="71E54054"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X</w:t>
            </w:r>
          </w:p>
        </w:tc>
        <w:tc>
          <w:tcPr>
            <w:tcW w:w="658" w:type="dxa"/>
          </w:tcPr>
          <w:p w14:paraId="02E1D586"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X</w:t>
            </w:r>
          </w:p>
        </w:tc>
        <w:tc>
          <w:tcPr>
            <w:tcW w:w="658" w:type="dxa"/>
          </w:tcPr>
          <w:p w14:paraId="2CC924A9" w14:textId="77777777" w:rsidR="00156EFC" w:rsidRPr="00E8221E" w:rsidRDefault="00156EFC" w:rsidP="000E5B29">
            <w:pPr>
              <w:widowControl/>
              <w:jc w:val="center"/>
              <w:rPr>
                <w:rFonts w:ascii="宋体" w:hAnsi="宋体" w:cstheme="minorBidi"/>
                <w:sz w:val="24"/>
                <w:szCs w:val="24"/>
              </w:rPr>
            </w:pPr>
          </w:p>
        </w:tc>
        <w:tc>
          <w:tcPr>
            <w:tcW w:w="658" w:type="dxa"/>
          </w:tcPr>
          <w:p w14:paraId="3B903CF7" w14:textId="77777777" w:rsidR="00156EFC" w:rsidRPr="00E8221E" w:rsidRDefault="00156EFC" w:rsidP="000E5B29">
            <w:pPr>
              <w:widowControl/>
              <w:jc w:val="center"/>
              <w:rPr>
                <w:rFonts w:ascii="宋体" w:hAnsi="宋体" w:cstheme="minorBidi"/>
                <w:sz w:val="24"/>
                <w:szCs w:val="24"/>
              </w:rPr>
            </w:pPr>
          </w:p>
        </w:tc>
        <w:tc>
          <w:tcPr>
            <w:tcW w:w="658" w:type="dxa"/>
          </w:tcPr>
          <w:p w14:paraId="277FAAD8" w14:textId="77777777" w:rsidR="00156EFC" w:rsidRPr="00E8221E" w:rsidRDefault="00156EFC" w:rsidP="000E5B29">
            <w:pPr>
              <w:widowControl/>
              <w:jc w:val="center"/>
              <w:rPr>
                <w:rFonts w:ascii="宋体" w:hAnsi="宋体" w:cstheme="minorBidi"/>
                <w:sz w:val="24"/>
                <w:szCs w:val="24"/>
              </w:rPr>
            </w:pPr>
          </w:p>
        </w:tc>
        <w:tc>
          <w:tcPr>
            <w:tcW w:w="658" w:type="dxa"/>
          </w:tcPr>
          <w:p w14:paraId="67C9F583" w14:textId="77777777" w:rsidR="00156EFC" w:rsidRPr="00E8221E" w:rsidRDefault="00156EFC" w:rsidP="000E5B29">
            <w:pPr>
              <w:widowControl/>
              <w:jc w:val="center"/>
              <w:rPr>
                <w:rFonts w:ascii="宋体" w:hAnsi="宋体" w:cstheme="minorBidi"/>
                <w:sz w:val="24"/>
                <w:szCs w:val="24"/>
              </w:rPr>
            </w:pPr>
          </w:p>
        </w:tc>
        <w:tc>
          <w:tcPr>
            <w:tcW w:w="658" w:type="dxa"/>
          </w:tcPr>
          <w:p w14:paraId="49DC82A6" w14:textId="77777777" w:rsidR="00156EFC" w:rsidRPr="00E8221E" w:rsidRDefault="00156EFC" w:rsidP="000E5B29">
            <w:pPr>
              <w:widowControl/>
              <w:jc w:val="center"/>
              <w:rPr>
                <w:rFonts w:ascii="宋体" w:hAnsi="宋体" w:cstheme="minorBidi"/>
                <w:sz w:val="24"/>
                <w:szCs w:val="24"/>
              </w:rPr>
            </w:pPr>
          </w:p>
        </w:tc>
        <w:tc>
          <w:tcPr>
            <w:tcW w:w="658" w:type="dxa"/>
          </w:tcPr>
          <w:p w14:paraId="2B8CEEE6" w14:textId="77777777" w:rsidR="00156EFC" w:rsidRPr="00E8221E" w:rsidRDefault="00156EFC" w:rsidP="000E5B29">
            <w:pPr>
              <w:widowControl/>
              <w:jc w:val="center"/>
              <w:rPr>
                <w:rFonts w:ascii="宋体" w:hAnsi="宋体" w:cstheme="minorBidi"/>
                <w:sz w:val="24"/>
                <w:szCs w:val="24"/>
              </w:rPr>
            </w:pPr>
          </w:p>
        </w:tc>
      </w:tr>
      <w:tr w:rsidR="00156EFC" w:rsidRPr="00E8221E" w14:paraId="0CDACF7E" w14:textId="77777777" w:rsidTr="002A770B">
        <w:trPr>
          <w:trHeight w:val="333"/>
          <w:jc w:val="center"/>
        </w:trPr>
        <w:tc>
          <w:tcPr>
            <w:tcW w:w="3159" w:type="dxa"/>
          </w:tcPr>
          <w:p w14:paraId="51199A94" w14:textId="77777777" w:rsidR="00156EFC" w:rsidRPr="00E8221E" w:rsidRDefault="00156EFC" w:rsidP="000E5B29">
            <w:pPr>
              <w:widowControl/>
              <w:jc w:val="center"/>
              <w:rPr>
                <w:rFonts w:ascii="宋体" w:hAnsi="宋体" w:cstheme="minorBidi"/>
                <w:b/>
                <w:bCs/>
                <w:sz w:val="24"/>
                <w:szCs w:val="24"/>
              </w:rPr>
            </w:pPr>
            <w:r w:rsidRPr="00E8221E">
              <w:rPr>
                <w:rFonts w:ascii="宋体" w:hAnsi="宋体" w:cstheme="minorBidi" w:hint="eastAsia"/>
                <w:b/>
                <w:bCs/>
                <w:sz w:val="24"/>
                <w:szCs w:val="24"/>
              </w:rPr>
              <w:t>输入密码</w:t>
            </w:r>
          </w:p>
        </w:tc>
        <w:tc>
          <w:tcPr>
            <w:tcW w:w="658" w:type="dxa"/>
          </w:tcPr>
          <w:p w14:paraId="5E4BFA21" w14:textId="77777777" w:rsidR="00156EFC" w:rsidRPr="00E8221E" w:rsidRDefault="00156EFC" w:rsidP="000E5B29">
            <w:pPr>
              <w:widowControl/>
              <w:jc w:val="center"/>
              <w:rPr>
                <w:rFonts w:ascii="宋体" w:hAnsi="宋体" w:cstheme="minorBidi"/>
                <w:sz w:val="24"/>
                <w:szCs w:val="24"/>
              </w:rPr>
            </w:pPr>
          </w:p>
        </w:tc>
        <w:tc>
          <w:tcPr>
            <w:tcW w:w="658" w:type="dxa"/>
          </w:tcPr>
          <w:p w14:paraId="23C7A014" w14:textId="77777777" w:rsidR="00156EFC" w:rsidRPr="00E8221E" w:rsidRDefault="00156EFC" w:rsidP="000E5B29">
            <w:pPr>
              <w:widowControl/>
              <w:jc w:val="center"/>
              <w:rPr>
                <w:rFonts w:ascii="宋体" w:hAnsi="宋体" w:cstheme="minorBidi"/>
                <w:sz w:val="24"/>
                <w:szCs w:val="24"/>
              </w:rPr>
            </w:pPr>
          </w:p>
        </w:tc>
        <w:tc>
          <w:tcPr>
            <w:tcW w:w="658" w:type="dxa"/>
          </w:tcPr>
          <w:p w14:paraId="3C54DBCF"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X</w:t>
            </w:r>
          </w:p>
        </w:tc>
        <w:tc>
          <w:tcPr>
            <w:tcW w:w="658" w:type="dxa"/>
          </w:tcPr>
          <w:p w14:paraId="1E81650D"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X</w:t>
            </w:r>
          </w:p>
        </w:tc>
        <w:tc>
          <w:tcPr>
            <w:tcW w:w="658" w:type="dxa"/>
          </w:tcPr>
          <w:p w14:paraId="650E56D2" w14:textId="77777777" w:rsidR="00156EFC" w:rsidRPr="00E8221E" w:rsidRDefault="00156EFC" w:rsidP="000E5B29">
            <w:pPr>
              <w:widowControl/>
              <w:jc w:val="center"/>
              <w:rPr>
                <w:rFonts w:ascii="宋体" w:hAnsi="宋体" w:cstheme="minorBidi"/>
                <w:sz w:val="24"/>
                <w:szCs w:val="24"/>
              </w:rPr>
            </w:pPr>
          </w:p>
        </w:tc>
        <w:tc>
          <w:tcPr>
            <w:tcW w:w="658" w:type="dxa"/>
          </w:tcPr>
          <w:p w14:paraId="7225B1D8" w14:textId="77777777" w:rsidR="00156EFC" w:rsidRPr="00E8221E" w:rsidRDefault="00156EFC" w:rsidP="000E5B29">
            <w:pPr>
              <w:widowControl/>
              <w:jc w:val="center"/>
              <w:rPr>
                <w:rFonts w:ascii="宋体" w:hAnsi="宋体" w:cstheme="minorBidi"/>
                <w:sz w:val="24"/>
                <w:szCs w:val="24"/>
              </w:rPr>
            </w:pPr>
          </w:p>
        </w:tc>
        <w:tc>
          <w:tcPr>
            <w:tcW w:w="658" w:type="dxa"/>
          </w:tcPr>
          <w:p w14:paraId="2B249977" w14:textId="77777777" w:rsidR="00156EFC" w:rsidRPr="00E8221E" w:rsidRDefault="00156EFC" w:rsidP="000E5B29">
            <w:pPr>
              <w:widowControl/>
              <w:jc w:val="center"/>
              <w:rPr>
                <w:rFonts w:ascii="宋体" w:hAnsi="宋体" w:cstheme="minorBidi"/>
                <w:sz w:val="24"/>
                <w:szCs w:val="24"/>
              </w:rPr>
            </w:pPr>
          </w:p>
        </w:tc>
        <w:tc>
          <w:tcPr>
            <w:tcW w:w="658" w:type="dxa"/>
          </w:tcPr>
          <w:p w14:paraId="36203695" w14:textId="77777777" w:rsidR="00156EFC" w:rsidRPr="00E8221E" w:rsidRDefault="00156EFC" w:rsidP="000E5B29">
            <w:pPr>
              <w:widowControl/>
              <w:jc w:val="center"/>
              <w:rPr>
                <w:rFonts w:ascii="宋体" w:hAnsi="宋体" w:cstheme="minorBidi"/>
                <w:sz w:val="24"/>
                <w:szCs w:val="24"/>
              </w:rPr>
            </w:pPr>
          </w:p>
        </w:tc>
      </w:tr>
      <w:tr w:rsidR="00156EFC" w:rsidRPr="00E8221E" w14:paraId="67AAB2D8" w14:textId="77777777" w:rsidTr="002A770B">
        <w:trPr>
          <w:trHeight w:val="289"/>
          <w:jc w:val="center"/>
        </w:trPr>
        <w:tc>
          <w:tcPr>
            <w:tcW w:w="3159" w:type="dxa"/>
          </w:tcPr>
          <w:p w14:paraId="4156D4B0" w14:textId="77777777" w:rsidR="00156EFC" w:rsidRPr="00E8221E" w:rsidRDefault="00156EFC" w:rsidP="000E5B29">
            <w:pPr>
              <w:widowControl/>
              <w:jc w:val="center"/>
              <w:rPr>
                <w:rFonts w:ascii="宋体" w:hAnsi="宋体" w:cstheme="minorBidi"/>
                <w:b/>
                <w:bCs/>
                <w:sz w:val="24"/>
                <w:szCs w:val="24"/>
              </w:rPr>
            </w:pPr>
            <w:r w:rsidRPr="00E8221E">
              <w:rPr>
                <w:rFonts w:ascii="宋体" w:hAnsi="宋体" w:cstheme="minorBidi" w:hint="eastAsia"/>
                <w:b/>
                <w:bCs/>
                <w:sz w:val="24"/>
                <w:szCs w:val="24"/>
              </w:rPr>
              <w:t>输入验证码</w:t>
            </w:r>
          </w:p>
        </w:tc>
        <w:tc>
          <w:tcPr>
            <w:tcW w:w="658" w:type="dxa"/>
          </w:tcPr>
          <w:p w14:paraId="3B2A3B74" w14:textId="77777777" w:rsidR="00156EFC" w:rsidRPr="00E8221E" w:rsidRDefault="00156EFC" w:rsidP="000E5B29">
            <w:pPr>
              <w:widowControl/>
              <w:jc w:val="center"/>
              <w:rPr>
                <w:rFonts w:ascii="宋体" w:hAnsi="宋体" w:cstheme="minorBidi"/>
                <w:sz w:val="24"/>
                <w:szCs w:val="24"/>
              </w:rPr>
            </w:pPr>
          </w:p>
        </w:tc>
        <w:tc>
          <w:tcPr>
            <w:tcW w:w="658" w:type="dxa"/>
          </w:tcPr>
          <w:p w14:paraId="5E37B0F9" w14:textId="77777777" w:rsidR="00156EFC" w:rsidRPr="00E8221E" w:rsidRDefault="00156EFC" w:rsidP="000E5B29">
            <w:pPr>
              <w:widowControl/>
              <w:jc w:val="center"/>
              <w:rPr>
                <w:rFonts w:ascii="宋体" w:hAnsi="宋体" w:cstheme="minorBidi"/>
                <w:sz w:val="24"/>
                <w:szCs w:val="24"/>
              </w:rPr>
            </w:pPr>
          </w:p>
        </w:tc>
        <w:tc>
          <w:tcPr>
            <w:tcW w:w="658" w:type="dxa"/>
          </w:tcPr>
          <w:p w14:paraId="198D2683" w14:textId="77777777" w:rsidR="00156EFC" w:rsidRPr="00E8221E" w:rsidRDefault="00156EFC" w:rsidP="000E5B29">
            <w:pPr>
              <w:widowControl/>
              <w:jc w:val="center"/>
              <w:rPr>
                <w:rFonts w:ascii="宋体" w:hAnsi="宋体" w:cstheme="minorBidi"/>
                <w:sz w:val="24"/>
                <w:szCs w:val="24"/>
              </w:rPr>
            </w:pPr>
          </w:p>
        </w:tc>
        <w:tc>
          <w:tcPr>
            <w:tcW w:w="658" w:type="dxa"/>
          </w:tcPr>
          <w:p w14:paraId="570B3233" w14:textId="77777777" w:rsidR="00156EFC" w:rsidRPr="00E8221E" w:rsidRDefault="00156EFC" w:rsidP="000E5B29">
            <w:pPr>
              <w:widowControl/>
              <w:jc w:val="center"/>
              <w:rPr>
                <w:rFonts w:ascii="宋体" w:hAnsi="宋体" w:cstheme="minorBidi"/>
                <w:sz w:val="24"/>
                <w:szCs w:val="24"/>
              </w:rPr>
            </w:pPr>
          </w:p>
        </w:tc>
        <w:tc>
          <w:tcPr>
            <w:tcW w:w="658" w:type="dxa"/>
          </w:tcPr>
          <w:p w14:paraId="6391BAB9"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X</w:t>
            </w:r>
          </w:p>
        </w:tc>
        <w:tc>
          <w:tcPr>
            <w:tcW w:w="658" w:type="dxa"/>
          </w:tcPr>
          <w:p w14:paraId="68B53022"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X</w:t>
            </w:r>
          </w:p>
        </w:tc>
        <w:tc>
          <w:tcPr>
            <w:tcW w:w="658" w:type="dxa"/>
          </w:tcPr>
          <w:p w14:paraId="0A047BE5"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X</w:t>
            </w:r>
          </w:p>
        </w:tc>
        <w:tc>
          <w:tcPr>
            <w:tcW w:w="658" w:type="dxa"/>
          </w:tcPr>
          <w:p w14:paraId="6911B71D" w14:textId="77777777" w:rsidR="00156EFC" w:rsidRPr="00E8221E" w:rsidRDefault="00156EFC" w:rsidP="000E5B29">
            <w:pPr>
              <w:widowControl/>
              <w:jc w:val="center"/>
              <w:rPr>
                <w:rFonts w:ascii="宋体" w:hAnsi="宋体" w:cstheme="minorBidi"/>
                <w:sz w:val="24"/>
                <w:szCs w:val="24"/>
              </w:rPr>
            </w:pPr>
          </w:p>
        </w:tc>
      </w:tr>
      <w:tr w:rsidR="00156EFC" w:rsidRPr="00E8221E" w14:paraId="22DAE8BD" w14:textId="77777777" w:rsidTr="002A770B">
        <w:trPr>
          <w:trHeight w:val="466"/>
          <w:jc w:val="center"/>
        </w:trPr>
        <w:tc>
          <w:tcPr>
            <w:tcW w:w="3159" w:type="dxa"/>
          </w:tcPr>
          <w:p w14:paraId="1A9BE41C" w14:textId="77777777" w:rsidR="00156EFC" w:rsidRPr="00E8221E" w:rsidRDefault="00156EFC" w:rsidP="000E5B29">
            <w:pPr>
              <w:widowControl/>
              <w:jc w:val="center"/>
              <w:rPr>
                <w:rFonts w:ascii="宋体" w:hAnsi="宋体" w:cstheme="minorBidi"/>
                <w:b/>
                <w:bCs/>
                <w:sz w:val="24"/>
                <w:szCs w:val="24"/>
              </w:rPr>
            </w:pPr>
            <w:r w:rsidRPr="00E8221E">
              <w:rPr>
                <w:rFonts w:ascii="宋体" w:hAnsi="宋体" w:cstheme="minorBidi" w:hint="eastAsia"/>
                <w:b/>
                <w:bCs/>
                <w:sz w:val="24"/>
                <w:szCs w:val="24"/>
              </w:rPr>
              <w:t>登录成功</w:t>
            </w:r>
          </w:p>
        </w:tc>
        <w:tc>
          <w:tcPr>
            <w:tcW w:w="658" w:type="dxa"/>
          </w:tcPr>
          <w:p w14:paraId="698ABF44" w14:textId="77777777" w:rsidR="00156EFC" w:rsidRPr="00E8221E" w:rsidRDefault="00156EFC" w:rsidP="000E5B29">
            <w:pPr>
              <w:widowControl/>
              <w:jc w:val="center"/>
              <w:rPr>
                <w:rFonts w:ascii="宋体" w:hAnsi="宋体" w:cstheme="minorBidi"/>
                <w:sz w:val="24"/>
                <w:szCs w:val="24"/>
              </w:rPr>
            </w:pPr>
          </w:p>
        </w:tc>
        <w:tc>
          <w:tcPr>
            <w:tcW w:w="658" w:type="dxa"/>
          </w:tcPr>
          <w:p w14:paraId="0AD87D48" w14:textId="77777777" w:rsidR="00156EFC" w:rsidRPr="00E8221E" w:rsidRDefault="00156EFC" w:rsidP="000E5B29">
            <w:pPr>
              <w:widowControl/>
              <w:jc w:val="center"/>
              <w:rPr>
                <w:rFonts w:ascii="宋体" w:hAnsi="宋体" w:cstheme="minorBidi"/>
                <w:sz w:val="24"/>
                <w:szCs w:val="24"/>
              </w:rPr>
            </w:pPr>
          </w:p>
        </w:tc>
        <w:tc>
          <w:tcPr>
            <w:tcW w:w="658" w:type="dxa"/>
          </w:tcPr>
          <w:p w14:paraId="2E4AE403" w14:textId="77777777" w:rsidR="00156EFC" w:rsidRPr="00E8221E" w:rsidRDefault="00156EFC" w:rsidP="000E5B29">
            <w:pPr>
              <w:widowControl/>
              <w:jc w:val="center"/>
              <w:rPr>
                <w:rFonts w:ascii="宋体" w:hAnsi="宋体" w:cstheme="minorBidi"/>
                <w:sz w:val="24"/>
                <w:szCs w:val="24"/>
              </w:rPr>
            </w:pPr>
          </w:p>
        </w:tc>
        <w:tc>
          <w:tcPr>
            <w:tcW w:w="658" w:type="dxa"/>
          </w:tcPr>
          <w:p w14:paraId="0A1A0B0E" w14:textId="77777777" w:rsidR="00156EFC" w:rsidRPr="00E8221E" w:rsidRDefault="00156EFC" w:rsidP="000E5B29">
            <w:pPr>
              <w:widowControl/>
              <w:jc w:val="center"/>
              <w:rPr>
                <w:rFonts w:ascii="宋体" w:hAnsi="宋体" w:cstheme="minorBidi"/>
                <w:sz w:val="24"/>
                <w:szCs w:val="24"/>
              </w:rPr>
            </w:pPr>
          </w:p>
        </w:tc>
        <w:tc>
          <w:tcPr>
            <w:tcW w:w="658" w:type="dxa"/>
          </w:tcPr>
          <w:p w14:paraId="2426C1E6" w14:textId="77777777" w:rsidR="00156EFC" w:rsidRPr="00E8221E" w:rsidRDefault="00156EFC" w:rsidP="000E5B29">
            <w:pPr>
              <w:widowControl/>
              <w:jc w:val="center"/>
              <w:rPr>
                <w:rFonts w:ascii="宋体" w:hAnsi="宋体" w:cstheme="minorBidi"/>
                <w:sz w:val="24"/>
                <w:szCs w:val="24"/>
              </w:rPr>
            </w:pPr>
          </w:p>
        </w:tc>
        <w:tc>
          <w:tcPr>
            <w:tcW w:w="658" w:type="dxa"/>
          </w:tcPr>
          <w:p w14:paraId="7DE955AA" w14:textId="77777777" w:rsidR="00156EFC" w:rsidRPr="00E8221E" w:rsidRDefault="00156EFC" w:rsidP="000E5B29">
            <w:pPr>
              <w:widowControl/>
              <w:jc w:val="center"/>
              <w:rPr>
                <w:rFonts w:ascii="宋体" w:hAnsi="宋体" w:cstheme="minorBidi"/>
                <w:sz w:val="24"/>
                <w:szCs w:val="24"/>
              </w:rPr>
            </w:pPr>
          </w:p>
        </w:tc>
        <w:tc>
          <w:tcPr>
            <w:tcW w:w="658" w:type="dxa"/>
          </w:tcPr>
          <w:p w14:paraId="7B88550A" w14:textId="77777777" w:rsidR="00156EFC" w:rsidRPr="00E8221E" w:rsidRDefault="00156EFC" w:rsidP="000E5B29">
            <w:pPr>
              <w:widowControl/>
              <w:jc w:val="center"/>
              <w:rPr>
                <w:rFonts w:ascii="宋体" w:hAnsi="宋体" w:cstheme="minorBidi"/>
                <w:sz w:val="24"/>
                <w:szCs w:val="24"/>
              </w:rPr>
            </w:pPr>
          </w:p>
        </w:tc>
        <w:tc>
          <w:tcPr>
            <w:tcW w:w="658" w:type="dxa"/>
          </w:tcPr>
          <w:p w14:paraId="38334B42" w14:textId="77777777" w:rsidR="00156EFC" w:rsidRPr="00E8221E" w:rsidRDefault="00156EFC" w:rsidP="000E5B29">
            <w:pPr>
              <w:widowControl/>
              <w:jc w:val="center"/>
              <w:rPr>
                <w:rFonts w:ascii="宋体" w:hAnsi="宋体" w:cstheme="minorBidi"/>
                <w:sz w:val="24"/>
                <w:szCs w:val="24"/>
              </w:rPr>
            </w:pPr>
            <w:r w:rsidRPr="00E8221E">
              <w:rPr>
                <w:rFonts w:ascii="宋体" w:hAnsi="宋体" w:cstheme="minorBidi" w:hint="eastAsia"/>
                <w:sz w:val="24"/>
                <w:szCs w:val="24"/>
              </w:rPr>
              <w:t>X</w:t>
            </w:r>
          </w:p>
        </w:tc>
      </w:tr>
    </w:tbl>
    <w:p w14:paraId="5602066C" w14:textId="3BF250C2" w:rsidR="00853A0F" w:rsidRDefault="00853A0F" w:rsidP="00853A0F">
      <w:pPr>
        <w:spacing w:line="360" w:lineRule="auto"/>
        <w:rPr>
          <w:rFonts w:ascii="宋体" w:eastAsia="宋体" w:hAnsi="宋体"/>
          <w:sz w:val="24"/>
        </w:rPr>
      </w:pPr>
      <w:bookmarkStart w:id="75" w:name="_Toc103510116"/>
      <w:bookmarkStart w:id="76" w:name="_Toc121825009"/>
      <w:r>
        <w:rPr>
          <w:rFonts w:ascii="宋体" w:eastAsia="宋体" w:hAnsi="宋体"/>
          <w:noProof/>
          <w:sz w:val="24"/>
        </w:rPr>
        <w:object w:dxaOrig="1440" w:dyaOrig="1440" w14:anchorId="1C5DB4FE">
          <v:shape id="_x0000_s2091" type="#_x0000_t75" style="position:absolute;left:0;text-align:left;margin-left:-51.3pt;margin-top:47.35pt;width:512.2pt;height:135pt;z-index:251658240;mso-position-horizontal-relative:text;mso-position-vertical-relative:text">
            <v:imagedata r:id="rId78" o:title=""/>
            <w10:wrap type="square"/>
          </v:shape>
          <o:OLEObject Type="Embed" ProgID="Visio.Drawing.11" ShapeID="_x0000_s2091" DrawAspect="Content" ObjectID="_1742826593" r:id="rId79"/>
        </w:object>
      </w:r>
    </w:p>
    <w:p w14:paraId="2288B55B" w14:textId="77777777" w:rsidR="00853A0F" w:rsidRDefault="00853A0F" w:rsidP="00853A0F">
      <w:pPr>
        <w:spacing w:line="360" w:lineRule="auto"/>
        <w:rPr>
          <w:rFonts w:ascii="宋体" w:eastAsia="宋体" w:hAnsi="宋体"/>
          <w:sz w:val="24"/>
        </w:rPr>
      </w:pPr>
    </w:p>
    <w:p w14:paraId="7516F5CA" w14:textId="407E6D83" w:rsidR="00853A0F" w:rsidRPr="00C35BFF" w:rsidRDefault="00853A0F" w:rsidP="00C35BFF">
      <w:pPr>
        <w:spacing w:line="360" w:lineRule="auto"/>
        <w:ind w:firstLine="480"/>
        <w:jc w:val="center"/>
        <w:rPr>
          <w:rFonts w:ascii="宋体" w:eastAsia="宋体" w:hAnsi="宋体" w:hint="eastAsia"/>
          <w:b/>
          <w:bCs/>
          <w:sz w:val="24"/>
          <w:szCs w:val="24"/>
        </w:rPr>
      </w:pPr>
      <w:r w:rsidRPr="00C35BFF">
        <w:rPr>
          <w:rFonts w:ascii="宋体" w:eastAsia="宋体" w:hAnsi="宋体" w:hint="eastAsia"/>
          <w:b/>
          <w:bCs/>
          <w:sz w:val="24"/>
          <w:szCs w:val="24"/>
        </w:rPr>
        <w:t>图4-</w:t>
      </w:r>
      <w:r w:rsidR="00C35BFF" w:rsidRPr="00C35BFF">
        <w:rPr>
          <w:rFonts w:ascii="宋体" w:eastAsia="宋体" w:hAnsi="宋体"/>
          <w:b/>
          <w:bCs/>
          <w:sz w:val="24"/>
          <w:szCs w:val="24"/>
        </w:rPr>
        <w:t>17</w:t>
      </w:r>
      <w:r w:rsidRPr="00C35BFF">
        <w:rPr>
          <w:rFonts w:ascii="宋体" w:eastAsia="宋体" w:hAnsi="宋体" w:hint="eastAsia"/>
          <w:b/>
          <w:bCs/>
          <w:sz w:val="24"/>
          <w:szCs w:val="24"/>
        </w:rPr>
        <w:t>用户登录管理判定树</w:t>
      </w:r>
      <w:r w:rsidRPr="00C35BFF">
        <w:rPr>
          <w:rFonts w:ascii="宋体" w:eastAsia="宋体" w:hAnsi="宋体" w:hint="eastAsia"/>
          <w:b/>
          <w:bCs/>
          <w:sz w:val="24"/>
          <w:szCs w:val="24"/>
        </w:rPr>
        <w:t>图</w:t>
      </w:r>
    </w:p>
    <w:p w14:paraId="78729F05" w14:textId="77536978" w:rsidR="003B75C1" w:rsidRPr="00AE05D5" w:rsidRDefault="00A249FF" w:rsidP="00AE05D5">
      <w:pPr>
        <w:pStyle w:val="3"/>
        <w:spacing w:before="156" w:after="156"/>
        <w:rPr>
          <w:rFonts w:ascii="Times New Roman" w:eastAsia="宋体" w:hAnsi="Times New Roman" w:cs="Times New Roman" w:hint="eastAsia"/>
          <w:b/>
          <w:bCs w:val="0"/>
          <w:sz w:val="28"/>
          <w:szCs w:val="28"/>
        </w:rPr>
      </w:pPr>
      <w:r>
        <w:rPr>
          <w:rFonts w:ascii="Times New Roman" w:eastAsia="宋体" w:hAnsi="Times New Roman" w:cs="Times New Roman" w:hint="eastAsia"/>
          <w:b/>
          <w:bCs w:val="0"/>
          <w:sz w:val="28"/>
          <w:szCs w:val="28"/>
        </w:rPr>
        <w:t>4.</w:t>
      </w:r>
      <w:r>
        <w:rPr>
          <w:rFonts w:ascii="Times New Roman" w:eastAsia="宋体" w:hAnsi="Times New Roman" w:cs="Times New Roman"/>
          <w:b/>
          <w:bCs w:val="0"/>
          <w:sz w:val="28"/>
          <w:szCs w:val="28"/>
        </w:rPr>
        <w:t>3</w:t>
      </w:r>
      <w:r>
        <w:rPr>
          <w:rFonts w:ascii="Times New Roman" w:eastAsia="宋体" w:hAnsi="Times New Roman" w:cs="Times New Roman" w:hint="eastAsia"/>
          <w:b/>
          <w:bCs w:val="0"/>
          <w:sz w:val="28"/>
          <w:szCs w:val="28"/>
        </w:rPr>
        <w:t>.</w:t>
      </w:r>
      <w:r>
        <w:rPr>
          <w:rFonts w:ascii="Times New Roman" w:eastAsia="宋体" w:hAnsi="Times New Roman" w:cs="Times New Roman"/>
          <w:b/>
          <w:bCs w:val="0"/>
          <w:sz w:val="28"/>
          <w:szCs w:val="28"/>
        </w:rPr>
        <w:t xml:space="preserve">2 </w:t>
      </w:r>
      <w:r>
        <w:rPr>
          <w:rFonts w:ascii="Times New Roman" w:eastAsia="宋体" w:hAnsi="Times New Roman" w:cs="Times New Roman" w:hint="eastAsia"/>
          <w:b/>
          <w:bCs w:val="0"/>
          <w:sz w:val="28"/>
          <w:szCs w:val="28"/>
        </w:rPr>
        <w:t>系统数据库设计</w:t>
      </w:r>
      <w:bookmarkEnd w:id="75"/>
      <w:bookmarkEnd w:id="76"/>
    </w:p>
    <w:p w14:paraId="1131C5E0" w14:textId="1CC9C669" w:rsidR="00AE05D5" w:rsidRPr="00AE05D5" w:rsidRDefault="00AE05D5" w:rsidP="00AE05D5">
      <w:pPr>
        <w:pStyle w:val="4"/>
        <w:rPr>
          <w:rFonts w:ascii="宋体" w:eastAsia="宋体" w:hAnsi="宋体" w:cs="Times New Roman" w:hint="eastAsia"/>
        </w:rPr>
      </w:pPr>
      <w:r>
        <w:rPr>
          <w:rFonts w:ascii="Times New Roman" w:hAnsi="Times New Roman" w:cs="Times New Roman"/>
        </w:rPr>
        <w:t xml:space="preserve">4.3.2.1 </w:t>
      </w:r>
      <w:r>
        <w:rPr>
          <w:rFonts w:ascii="宋体" w:eastAsia="宋体" w:hAnsi="宋体" w:cs="Times New Roman" w:hint="eastAsia"/>
        </w:rPr>
        <w:t>用户表</w:t>
      </w:r>
    </w:p>
    <w:p w14:paraId="7EFAC513" w14:textId="77777777" w:rsidR="00AE05D5" w:rsidRPr="00AE05D5" w:rsidRDefault="00AE05D5" w:rsidP="00AE05D5">
      <w:pPr>
        <w:spacing w:afterLines="50" w:after="156" w:line="360" w:lineRule="auto"/>
        <w:ind w:firstLineChars="200" w:firstLine="480"/>
        <w:rPr>
          <w:rFonts w:ascii="宋体" w:eastAsia="宋体" w:hAnsi="宋体"/>
          <w:sz w:val="24"/>
          <w:szCs w:val="24"/>
        </w:rPr>
      </w:pPr>
      <w:r w:rsidRPr="00AE05D5">
        <w:rPr>
          <w:rFonts w:ascii="宋体" w:eastAsia="宋体" w:hAnsi="宋体" w:hint="eastAsia"/>
          <w:sz w:val="24"/>
          <w:szCs w:val="24"/>
        </w:rPr>
        <w:t>表名：用户表</w:t>
      </w:r>
    </w:p>
    <w:p w14:paraId="75677857" w14:textId="77777777" w:rsidR="00AE05D5" w:rsidRPr="00AE05D5" w:rsidRDefault="00AE05D5" w:rsidP="00AE05D5">
      <w:pPr>
        <w:spacing w:afterLines="50" w:after="156" w:line="360" w:lineRule="auto"/>
        <w:ind w:firstLineChars="200" w:firstLine="480"/>
        <w:rPr>
          <w:rFonts w:ascii="宋体" w:eastAsia="宋体" w:hAnsi="宋体"/>
          <w:sz w:val="24"/>
          <w:szCs w:val="24"/>
        </w:rPr>
      </w:pPr>
      <w:r w:rsidRPr="00AE05D5">
        <w:rPr>
          <w:rFonts w:ascii="宋体" w:eastAsia="宋体" w:hAnsi="宋体" w:hint="eastAsia"/>
          <w:sz w:val="24"/>
          <w:szCs w:val="24"/>
        </w:rPr>
        <w:t>标识：u</w:t>
      </w:r>
      <w:r w:rsidRPr="00AE05D5">
        <w:rPr>
          <w:rFonts w:ascii="宋体" w:eastAsia="宋体" w:hAnsi="宋体"/>
          <w:sz w:val="24"/>
          <w:szCs w:val="24"/>
        </w:rPr>
        <w:t>ser</w:t>
      </w:r>
    </w:p>
    <w:p w14:paraId="762DDEA8" w14:textId="6259DF75" w:rsidR="00853A0F" w:rsidRDefault="00AE05D5" w:rsidP="00853A0F">
      <w:pPr>
        <w:spacing w:line="360" w:lineRule="auto"/>
        <w:ind w:firstLineChars="200" w:firstLine="480"/>
        <w:rPr>
          <w:rFonts w:ascii="宋体" w:eastAsia="宋体" w:hAnsi="宋体" w:hint="eastAsia"/>
          <w:sz w:val="24"/>
          <w:szCs w:val="24"/>
        </w:rPr>
      </w:pPr>
      <w:r w:rsidRPr="00AE05D5">
        <w:rPr>
          <w:rFonts w:ascii="宋体" w:eastAsia="宋体" w:hAnsi="宋体" w:hint="eastAsia"/>
          <w:sz w:val="24"/>
          <w:szCs w:val="24"/>
        </w:rPr>
        <w:t>用户表包括用户I</w:t>
      </w:r>
      <w:r w:rsidRPr="00AE05D5">
        <w:rPr>
          <w:rFonts w:ascii="宋体" w:eastAsia="宋体" w:hAnsi="宋体"/>
          <w:sz w:val="24"/>
          <w:szCs w:val="24"/>
        </w:rPr>
        <w:t>D</w:t>
      </w:r>
      <w:r w:rsidRPr="00AE05D5">
        <w:rPr>
          <w:rFonts w:ascii="宋体" w:eastAsia="宋体" w:hAnsi="宋体" w:hint="eastAsia"/>
          <w:sz w:val="24"/>
          <w:szCs w:val="24"/>
        </w:rPr>
        <w:t>、用户名、昵称、学院、密码、邮箱、地址、手机号码、余额、创建时间10个字段。</w:t>
      </w:r>
    </w:p>
    <w:p w14:paraId="1DC5E170" w14:textId="77777777" w:rsidR="00853A0F" w:rsidRDefault="00853A0F" w:rsidP="00853A0F">
      <w:pPr>
        <w:jc w:val="center"/>
        <w:rPr>
          <w:rFonts w:asciiTheme="minorEastAsia" w:hAnsiTheme="minorEastAsia"/>
          <w:b/>
          <w:bCs/>
          <w:sz w:val="24"/>
          <w:szCs w:val="24"/>
        </w:rPr>
      </w:pPr>
      <w:r>
        <w:rPr>
          <w:rFonts w:asciiTheme="minorEastAsia" w:hAnsiTheme="minorEastAsia"/>
          <w:b/>
          <w:bCs/>
          <w:sz w:val="24"/>
          <w:szCs w:val="24"/>
        </w:rPr>
        <w:br w:type="page"/>
      </w:r>
    </w:p>
    <w:p w14:paraId="2436F419" w14:textId="6B0AF0D4" w:rsidR="00853A0F" w:rsidRPr="00C35BFF" w:rsidRDefault="00853A0F" w:rsidP="00C35BFF">
      <w:pPr>
        <w:spacing w:line="360" w:lineRule="auto"/>
        <w:ind w:firstLine="480"/>
        <w:jc w:val="center"/>
        <w:rPr>
          <w:rFonts w:ascii="黑体" w:eastAsia="黑体" w:hAnsi="黑体" w:hint="eastAsia"/>
        </w:rPr>
      </w:pPr>
      <w:r w:rsidRPr="00C35BFF">
        <w:rPr>
          <w:rFonts w:ascii="黑体" w:eastAsia="黑体" w:hAnsi="黑体" w:hint="eastAsia"/>
        </w:rPr>
        <w:lastRenderedPageBreak/>
        <w:t>表4-</w:t>
      </w:r>
      <w:r w:rsidRPr="00C35BFF">
        <w:rPr>
          <w:rFonts w:ascii="黑体" w:eastAsia="黑体" w:hAnsi="黑体"/>
        </w:rPr>
        <w:t>2</w:t>
      </w:r>
      <w:r w:rsidRPr="00C35BFF">
        <w:rPr>
          <w:rFonts w:ascii="黑体" w:eastAsia="黑体" w:hAnsi="黑体" w:hint="eastAsia"/>
        </w:rPr>
        <w:t xml:space="preserve"> 用户表</w:t>
      </w:r>
    </w:p>
    <w:tbl>
      <w:tblPr>
        <w:tblStyle w:val="110"/>
        <w:tblpPr w:leftFromText="180" w:rightFromText="180" w:vertAnchor="text" w:horzAnchor="page" w:tblpX="1866" w:tblpY="313"/>
        <w:tblOverlap w:val="neve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933"/>
        <w:gridCol w:w="1732"/>
        <w:gridCol w:w="1339"/>
        <w:gridCol w:w="1142"/>
        <w:gridCol w:w="2327"/>
      </w:tblGrid>
      <w:tr w:rsidR="00853A0F" w:rsidRPr="00077487" w14:paraId="0FB9B5A5" w14:textId="77777777" w:rsidTr="00C35BFF">
        <w:trPr>
          <w:trHeight w:val="285"/>
        </w:trPr>
        <w:tc>
          <w:tcPr>
            <w:tcW w:w="1141" w:type="pct"/>
            <w:noWrap/>
          </w:tcPr>
          <w:p w14:paraId="35BCEEA7" w14:textId="77777777" w:rsidR="00853A0F" w:rsidRPr="00077487" w:rsidRDefault="00853A0F" w:rsidP="00077487">
            <w:pPr>
              <w:widowControl/>
              <w:spacing w:after="240"/>
              <w:jc w:val="center"/>
              <w:rPr>
                <w:rFonts w:ascii="宋体" w:eastAsia="宋体" w:hAnsi="宋体" w:cs="Segoe UI"/>
                <w:b/>
                <w:color w:val="40485B"/>
                <w:sz w:val="24"/>
                <w:szCs w:val="24"/>
              </w:rPr>
            </w:pPr>
            <w:r w:rsidRPr="00077487">
              <w:rPr>
                <w:rFonts w:ascii="宋体" w:eastAsia="宋体" w:hAnsi="宋体" w:cs="Segoe UI" w:hint="eastAsia"/>
                <w:b/>
                <w:color w:val="40485B"/>
                <w:sz w:val="24"/>
                <w:szCs w:val="24"/>
              </w:rPr>
              <w:t>字段名</w:t>
            </w:r>
          </w:p>
        </w:tc>
        <w:tc>
          <w:tcPr>
            <w:tcW w:w="1022" w:type="pct"/>
            <w:noWrap/>
          </w:tcPr>
          <w:p w14:paraId="2C1C3EAE" w14:textId="77777777" w:rsidR="00853A0F" w:rsidRPr="00077487" w:rsidRDefault="00853A0F" w:rsidP="00077487">
            <w:pPr>
              <w:widowControl/>
              <w:spacing w:after="240"/>
              <w:jc w:val="center"/>
              <w:rPr>
                <w:rFonts w:ascii="宋体" w:eastAsia="宋体" w:hAnsi="宋体" w:cs="Segoe UI"/>
                <w:b/>
                <w:color w:val="40485B"/>
                <w:sz w:val="24"/>
                <w:szCs w:val="24"/>
              </w:rPr>
            </w:pPr>
            <w:r w:rsidRPr="00077487">
              <w:rPr>
                <w:rFonts w:ascii="宋体" w:eastAsia="宋体" w:hAnsi="宋体" w:cs="Segoe UI" w:hint="eastAsia"/>
                <w:b/>
                <w:color w:val="40485B"/>
                <w:sz w:val="24"/>
                <w:szCs w:val="24"/>
              </w:rPr>
              <w:t>类型</w:t>
            </w:r>
          </w:p>
        </w:tc>
        <w:tc>
          <w:tcPr>
            <w:tcW w:w="790" w:type="pct"/>
            <w:noWrap/>
          </w:tcPr>
          <w:p w14:paraId="529D7406" w14:textId="77777777" w:rsidR="00853A0F" w:rsidRPr="00077487" w:rsidRDefault="00853A0F" w:rsidP="00077487">
            <w:pPr>
              <w:widowControl/>
              <w:spacing w:after="240"/>
              <w:jc w:val="center"/>
              <w:rPr>
                <w:rFonts w:ascii="宋体" w:eastAsia="宋体" w:hAnsi="宋体" w:cs="Segoe UI"/>
                <w:b/>
                <w:color w:val="40485B"/>
                <w:sz w:val="24"/>
                <w:szCs w:val="24"/>
              </w:rPr>
            </w:pPr>
            <w:r w:rsidRPr="00077487">
              <w:rPr>
                <w:rFonts w:ascii="宋体" w:eastAsia="宋体" w:hAnsi="宋体" w:cs="Segoe UI" w:hint="eastAsia"/>
                <w:b/>
                <w:color w:val="40485B"/>
                <w:sz w:val="24"/>
                <w:szCs w:val="24"/>
              </w:rPr>
              <w:t>长度</w:t>
            </w:r>
          </w:p>
        </w:tc>
        <w:tc>
          <w:tcPr>
            <w:tcW w:w="674" w:type="pct"/>
            <w:noWrap/>
          </w:tcPr>
          <w:p w14:paraId="7D78E9B6" w14:textId="77777777" w:rsidR="00853A0F" w:rsidRPr="00077487" w:rsidRDefault="00853A0F" w:rsidP="00077487">
            <w:pPr>
              <w:widowControl/>
              <w:spacing w:after="240"/>
              <w:jc w:val="center"/>
              <w:rPr>
                <w:rFonts w:ascii="宋体" w:eastAsia="宋体" w:hAnsi="宋体" w:cs="Segoe UI"/>
                <w:b/>
                <w:color w:val="40485B"/>
                <w:sz w:val="24"/>
                <w:szCs w:val="24"/>
              </w:rPr>
            </w:pPr>
            <w:r w:rsidRPr="00077487">
              <w:rPr>
                <w:rFonts w:ascii="宋体" w:eastAsia="宋体" w:hAnsi="宋体" w:cs="Segoe UI" w:hint="eastAsia"/>
                <w:b/>
                <w:color w:val="40485B"/>
                <w:sz w:val="24"/>
                <w:szCs w:val="24"/>
              </w:rPr>
              <w:t>键</w:t>
            </w:r>
          </w:p>
        </w:tc>
        <w:tc>
          <w:tcPr>
            <w:tcW w:w="1373" w:type="pct"/>
            <w:noWrap/>
          </w:tcPr>
          <w:p w14:paraId="22AADBA9" w14:textId="77777777" w:rsidR="00853A0F" w:rsidRPr="00077487" w:rsidRDefault="00853A0F" w:rsidP="00077487">
            <w:pPr>
              <w:widowControl/>
              <w:spacing w:after="240"/>
              <w:jc w:val="center"/>
              <w:rPr>
                <w:rFonts w:ascii="宋体" w:eastAsia="宋体" w:hAnsi="宋体" w:cs="Segoe UI"/>
                <w:b/>
                <w:color w:val="40485B"/>
                <w:sz w:val="24"/>
                <w:szCs w:val="24"/>
              </w:rPr>
            </w:pPr>
            <w:proofErr w:type="gramStart"/>
            <w:r w:rsidRPr="00077487">
              <w:rPr>
                <w:rFonts w:ascii="宋体" w:eastAsia="宋体" w:hAnsi="宋体" w:cs="Segoe UI" w:hint="eastAsia"/>
                <w:b/>
                <w:color w:val="40485B"/>
                <w:sz w:val="24"/>
                <w:szCs w:val="24"/>
              </w:rPr>
              <w:t>其他约束</w:t>
            </w:r>
            <w:proofErr w:type="gramEnd"/>
          </w:p>
        </w:tc>
      </w:tr>
      <w:tr w:rsidR="00853A0F" w:rsidRPr="00077487" w14:paraId="6D6394CF" w14:textId="77777777" w:rsidTr="00C35BFF">
        <w:trPr>
          <w:trHeight w:val="270"/>
        </w:trPr>
        <w:tc>
          <w:tcPr>
            <w:tcW w:w="1141" w:type="pct"/>
            <w:noWrap/>
          </w:tcPr>
          <w:p w14:paraId="627A26D9"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用户编号</w:t>
            </w:r>
          </w:p>
        </w:tc>
        <w:tc>
          <w:tcPr>
            <w:tcW w:w="1022" w:type="pct"/>
            <w:noWrap/>
          </w:tcPr>
          <w:p w14:paraId="03313D9C"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varchar</w:t>
            </w:r>
          </w:p>
        </w:tc>
        <w:tc>
          <w:tcPr>
            <w:tcW w:w="790" w:type="pct"/>
            <w:noWrap/>
          </w:tcPr>
          <w:p w14:paraId="131536EE"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20</w:t>
            </w:r>
          </w:p>
        </w:tc>
        <w:tc>
          <w:tcPr>
            <w:tcW w:w="674" w:type="pct"/>
            <w:noWrap/>
          </w:tcPr>
          <w:p w14:paraId="2FE91737"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主键</w:t>
            </w:r>
          </w:p>
        </w:tc>
        <w:tc>
          <w:tcPr>
            <w:tcW w:w="1373" w:type="pct"/>
            <w:noWrap/>
          </w:tcPr>
          <w:p w14:paraId="1C2C5FCA" w14:textId="77777777" w:rsidR="00853A0F" w:rsidRPr="00077487" w:rsidRDefault="00853A0F" w:rsidP="00077487">
            <w:pPr>
              <w:widowControl/>
              <w:spacing w:after="240"/>
              <w:jc w:val="center"/>
              <w:rPr>
                <w:rFonts w:ascii="宋体" w:eastAsia="宋体" w:hAnsi="宋体" w:cs="宋体"/>
                <w:bCs/>
                <w:sz w:val="24"/>
                <w:szCs w:val="24"/>
              </w:rPr>
            </w:pPr>
            <w:r w:rsidRPr="00077487">
              <w:rPr>
                <w:rFonts w:ascii="宋体" w:eastAsia="宋体" w:hAnsi="宋体" w:cs="Arial"/>
                <w:bCs/>
                <w:sz w:val="24"/>
                <w:szCs w:val="24"/>
                <w:shd w:val="clear" w:color="auto" w:fill="FFFFFF"/>
              </w:rPr>
              <w:t>Unique Key</w:t>
            </w:r>
          </w:p>
        </w:tc>
      </w:tr>
      <w:tr w:rsidR="00853A0F" w:rsidRPr="00077487" w14:paraId="7917AB88" w14:textId="77777777" w:rsidTr="00C35BFF">
        <w:trPr>
          <w:trHeight w:val="270"/>
        </w:trPr>
        <w:tc>
          <w:tcPr>
            <w:tcW w:w="1141" w:type="pct"/>
            <w:noWrap/>
          </w:tcPr>
          <w:p w14:paraId="2050AD88"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lang w:eastAsia="zh-Hans"/>
              </w:rPr>
              <w:t>用户名</w:t>
            </w:r>
          </w:p>
        </w:tc>
        <w:tc>
          <w:tcPr>
            <w:tcW w:w="1022" w:type="pct"/>
            <w:noWrap/>
          </w:tcPr>
          <w:p w14:paraId="521DF646"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lang w:eastAsia="zh-Hans"/>
              </w:rPr>
              <w:t>varchar</w:t>
            </w:r>
          </w:p>
        </w:tc>
        <w:tc>
          <w:tcPr>
            <w:tcW w:w="790" w:type="pct"/>
            <w:noWrap/>
          </w:tcPr>
          <w:p w14:paraId="627DBA4A"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bCs/>
                <w:sz w:val="24"/>
                <w:szCs w:val="24"/>
              </w:rPr>
              <w:t>20</w:t>
            </w:r>
          </w:p>
        </w:tc>
        <w:tc>
          <w:tcPr>
            <w:tcW w:w="674" w:type="pct"/>
            <w:noWrap/>
          </w:tcPr>
          <w:p w14:paraId="0C608114"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lang w:eastAsia="zh-Hans"/>
              </w:rPr>
              <w:t>无</w:t>
            </w:r>
          </w:p>
        </w:tc>
        <w:tc>
          <w:tcPr>
            <w:tcW w:w="1373" w:type="pct"/>
            <w:noWrap/>
          </w:tcPr>
          <w:p w14:paraId="6D4487B9" w14:textId="77777777" w:rsidR="00853A0F" w:rsidRPr="00077487" w:rsidRDefault="00853A0F" w:rsidP="00077487">
            <w:pPr>
              <w:widowControl/>
              <w:spacing w:after="240"/>
              <w:jc w:val="center"/>
              <w:rPr>
                <w:rFonts w:ascii="宋体" w:eastAsia="宋体" w:hAnsi="宋体" w:cs="Arial"/>
                <w:bCs/>
                <w:sz w:val="24"/>
                <w:szCs w:val="24"/>
                <w:shd w:val="clear" w:color="auto" w:fill="FFFFFF"/>
              </w:rPr>
            </w:pPr>
            <w:r w:rsidRPr="00077487">
              <w:rPr>
                <w:rFonts w:ascii="宋体" w:eastAsia="宋体" w:hAnsi="宋体" w:cs="Arial" w:hint="eastAsia"/>
                <w:bCs/>
                <w:sz w:val="24"/>
                <w:szCs w:val="24"/>
                <w:shd w:val="clear" w:color="auto" w:fill="FFFFFF"/>
                <w:lang w:eastAsia="zh-Hans"/>
              </w:rPr>
              <w:t>Unique</w:t>
            </w:r>
            <w:r w:rsidRPr="00077487">
              <w:rPr>
                <w:rFonts w:ascii="宋体" w:eastAsia="宋体" w:hAnsi="宋体" w:cs="Arial"/>
                <w:bCs/>
                <w:sz w:val="24"/>
                <w:szCs w:val="24"/>
                <w:shd w:val="clear" w:color="auto" w:fill="FFFFFF"/>
                <w:lang w:eastAsia="zh-Hans"/>
              </w:rPr>
              <w:t xml:space="preserve"> </w:t>
            </w:r>
            <w:r w:rsidRPr="00077487">
              <w:rPr>
                <w:rFonts w:ascii="宋体" w:eastAsia="宋体" w:hAnsi="宋体" w:cs="Arial" w:hint="eastAsia"/>
                <w:bCs/>
                <w:sz w:val="24"/>
                <w:szCs w:val="24"/>
                <w:shd w:val="clear" w:color="auto" w:fill="FFFFFF"/>
                <w:lang w:eastAsia="zh-Hans"/>
              </w:rPr>
              <w:t>Key</w:t>
            </w:r>
          </w:p>
        </w:tc>
      </w:tr>
      <w:tr w:rsidR="00853A0F" w:rsidRPr="00077487" w14:paraId="35656D7F" w14:textId="77777777" w:rsidTr="00C35BFF">
        <w:trPr>
          <w:trHeight w:val="270"/>
        </w:trPr>
        <w:tc>
          <w:tcPr>
            <w:tcW w:w="1141" w:type="pct"/>
            <w:noWrap/>
          </w:tcPr>
          <w:p w14:paraId="1C1C6CD4" w14:textId="77777777" w:rsidR="00853A0F" w:rsidRPr="00077487" w:rsidRDefault="00853A0F" w:rsidP="00077487">
            <w:pPr>
              <w:widowControl/>
              <w:spacing w:after="240"/>
              <w:jc w:val="center"/>
              <w:rPr>
                <w:rFonts w:ascii="宋体" w:eastAsia="宋体" w:hAnsi="宋体" w:cs="Segoe UI"/>
                <w:b/>
                <w:sz w:val="24"/>
                <w:szCs w:val="24"/>
                <w:lang w:eastAsia="zh-Hans"/>
              </w:rPr>
            </w:pPr>
            <w:r w:rsidRPr="00077487">
              <w:rPr>
                <w:rFonts w:ascii="宋体" w:eastAsia="宋体" w:hAnsi="宋体" w:cs="Segoe UI" w:hint="eastAsia"/>
                <w:b/>
                <w:sz w:val="24"/>
                <w:szCs w:val="24"/>
                <w:lang w:eastAsia="zh-Hans"/>
              </w:rPr>
              <w:t>昵称</w:t>
            </w:r>
          </w:p>
        </w:tc>
        <w:tc>
          <w:tcPr>
            <w:tcW w:w="1022" w:type="pct"/>
            <w:noWrap/>
          </w:tcPr>
          <w:p w14:paraId="0987D490" w14:textId="77777777" w:rsidR="00853A0F" w:rsidRPr="00077487" w:rsidRDefault="00853A0F" w:rsidP="00077487">
            <w:pPr>
              <w:widowControl/>
              <w:spacing w:after="240"/>
              <w:jc w:val="center"/>
              <w:rPr>
                <w:rFonts w:ascii="宋体" w:eastAsia="宋体" w:hAnsi="宋体" w:cs="Segoe UI"/>
                <w:bCs/>
                <w:sz w:val="24"/>
                <w:szCs w:val="24"/>
                <w:lang w:eastAsia="zh-Hans"/>
              </w:rPr>
            </w:pPr>
            <w:r w:rsidRPr="00077487">
              <w:rPr>
                <w:rFonts w:ascii="宋体" w:eastAsia="宋体" w:hAnsi="宋体" w:cs="Segoe UI" w:hint="eastAsia"/>
                <w:bCs/>
                <w:sz w:val="24"/>
                <w:szCs w:val="24"/>
                <w:lang w:eastAsia="zh-Hans"/>
              </w:rPr>
              <w:t>varchar</w:t>
            </w:r>
          </w:p>
        </w:tc>
        <w:tc>
          <w:tcPr>
            <w:tcW w:w="790" w:type="pct"/>
            <w:noWrap/>
          </w:tcPr>
          <w:p w14:paraId="3AF26018"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bCs/>
                <w:sz w:val="24"/>
                <w:szCs w:val="24"/>
              </w:rPr>
              <w:t>20</w:t>
            </w:r>
          </w:p>
        </w:tc>
        <w:tc>
          <w:tcPr>
            <w:tcW w:w="674" w:type="pct"/>
            <w:noWrap/>
          </w:tcPr>
          <w:p w14:paraId="7F5D5301" w14:textId="77777777" w:rsidR="00853A0F" w:rsidRPr="00077487" w:rsidRDefault="00853A0F" w:rsidP="00077487">
            <w:pPr>
              <w:widowControl/>
              <w:spacing w:after="240"/>
              <w:jc w:val="center"/>
              <w:rPr>
                <w:rFonts w:ascii="宋体" w:eastAsia="宋体" w:hAnsi="宋体" w:cs="Segoe UI"/>
                <w:bCs/>
                <w:sz w:val="24"/>
                <w:szCs w:val="24"/>
                <w:lang w:eastAsia="zh-Hans"/>
              </w:rPr>
            </w:pPr>
            <w:r w:rsidRPr="00077487">
              <w:rPr>
                <w:rFonts w:ascii="宋体" w:eastAsia="宋体" w:hAnsi="宋体" w:cs="Segoe UI" w:hint="eastAsia"/>
                <w:bCs/>
                <w:sz w:val="24"/>
                <w:szCs w:val="24"/>
                <w:lang w:eastAsia="zh-Hans"/>
              </w:rPr>
              <w:t>无</w:t>
            </w:r>
          </w:p>
        </w:tc>
        <w:tc>
          <w:tcPr>
            <w:tcW w:w="1373" w:type="pct"/>
            <w:noWrap/>
          </w:tcPr>
          <w:p w14:paraId="3A4648D9" w14:textId="77777777" w:rsidR="00853A0F" w:rsidRPr="00077487" w:rsidRDefault="00853A0F" w:rsidP="00077487">
            <w:pPr>
              <w:widowControl/>
              <w:spacing w:after="240"/>
              <w:jc w:val="center"/>
              <w:rPr>
                <w:rFonts w:ascii="宋体" w:eastAsia="宋体" w:hAnsi="宋体" w:cs="Arial"/>
                <w:bCs/>
                <w:sz w:val="24"/>
                <w:szCs w:val="24"/>
                <w:shd w:val="clear" w:color="auto" w:fill="FFFFFF"/>
                <w:lang w:eastAsia="zh-Hans"/>
              </w:rPr>
            </w:pPr>
            <w:r w:rsidRPr="00077487">
              <w:rPr>
                <w:rFonts w:ascii="宋体" w:eastAsia="宋体" w:hAnsi="宋体" w:cs="Arial" w:hint="eastAsia"/>
                <w:bCs/>
                <w:sz w:val="24"/>
                <w:szCs w:val="24"/>
                <w:shd w:val="clear" w:color="auto" w:fill="FFFFFF"/>
                <w:lang w:eastAsia="zh-Hans"/>
              </w:rPr>
              <w:t>无</w:t>
            </w:r>
          </w:p>
        </w:tc>
      </w:tr>
      <w:tr w:rsidR="00853A0F" w:rsidRPr="00077487" w14:paraId="5C4B9B04" w14:textId="77777777" w:rsidTr="00C35BFF">
        <w:trPr>
          <w:trHeight w:val="270"/>
        </w:trPr>
        <w:tc>
          <w:tcPr>
            <w:tcW w:w="1141" w:type="pct"/>
            <w:noWrap/>
          </w:tcPr>
          <w:p w14:paraId="0F26719D"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学院</w:t>
            </w:r>
          </w:p>
        </w:tc>
        <w:tc>
          <w:tcPr>
            <w:tcW w:w="1022" w:type="pct"/>
            <w:noWrap/>
          </w:tcPr>
          <w:p w14:paraId="50E14AA8"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char</w:t>
            </w:r>
          </w:p>
        </w:tc>
        <w:tc>
          <w:tcPr>
            <w:tcW w:w="790" w:type="pct"/>
            <w:noWrap/>
          </w:tcPr>
          <w:p w14:paraId="6DF9F8D4"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30</w:t>
            </w:r>
          </w:p>
        </w:tc>
        <w:tc>
          <w:tcPr>
            <w:tcW w:w="674" w:type="pct"/>
            <w:noWrap/>
          </w:tcPr>
          <w:p w14:paraId="29CBC924"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73" w:type="pct"/>
            <w:noWrap/>
          </w:tcPr>
          <w:p w14:paraId="09F021C1"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r w:rsidR="00853A0F" w:rsidRPr="00077487" w14:paraId="342F3FC0" w14:textId="77777777" w:rsidTr="00C35BFF">
        <w:trPr>
          <w:trHeight w:val="270"/>
        </w:trPr>
        <w:tc>
          <w:tcPr>
            <w:tcW w:w="1141" w:type="pct"/>
            <w:noWrap/>
          </w:tcPr>
          <w:p w14:paraId="5B86C13E"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密码</w:t>
            </w:r>
          </w:p>
        </w:tc>
        <w:tc>
          <w:tcPr>
            <w:tcW w:w="1022" w:type="pct"/>
            <w:noWrap/>
          </w:tcPr>
          <w:p w14:paraId="5BB04ABA"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char</w:t>
            </w:r>
          </w:p>
        </w:tc>
        <w:tc>
          <w:tcPr>
            <w:tcW w:w="790" w:type="pct"/>
            <w:noWrap/>
          </w:tcPr>
          <w:p w14:paraId="152FAE4B"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32</w:t>
            </w:r>
          </w:p>
        </w:tc>
        <w:tc>
          <w:tcPr>
            <w:tcW w:w="674" w:type="pct"/>
            <w:noWrap/>
          </w:tcPr>
          <w:p w14:paraId="613E3C39"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73" w:type="pct"/>
            <w:noWrap/>
          </w:tcPr>
          <w:p w14:paraId="2B9953C4"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r w:rsidR="00853A0F" w:rsidRPr="00077487" w14:paraId="228D2083" w14:textId="77777777" w:rsidTr="00C35BFF">
        <w:trPr>
          <w:trHeight w:val="270"/>
        </w:trPr>
        <w:tc>
          <w:tcPr>
            <w:tcW w:w="1141" w:type="pct"/>
            <w:noWrap/>
          </w:tcPr>
          <w:p w14:paraId="13AD6F69"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邮箱</w:t>
            </w:r>
          </w:p>
        </w:tc>
        <w:tc>
          <w:tcPr>
            <w:tcW w:w="1022" w:type="pct"/>
            <w:noWrap/>
          </w:tcPr>
          <w:p w14:paraId="7F97CDA2"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varchar</w:t>
            </w:r>
          </w:p>
        </w:tc>
        <w:tc>
          <w:tcPr>
            <w:tcW w:w="790" w:type="pct"/>
            <w:noWrap/>
          </w:tcPr>
          <w:p w14:paraId="7DB8AC6B"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50</w:t>
            </w:r>
          </w:p>
        </w:tc>
        <w:tc>
          <w:tcPr>
            <w:tcW w:w="674" w:type="pct"/>
            <w:noWrap/>
          </w:tcPr>
          <w:p w14:paraId="30BB8CB8"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73" w:type="pct"/>
            <w:noWrap/>
          </w:tcPr>
          <w:p w14:paraId="26122E76"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r w:rsidR="00853A0F" w:rsidRPr="00077487" w14:paraId="4B362391" w14:textId="77777777" w:rsidTr="00C35BFF">
        <w:trPr>
          <w:trHeight w:val="90"/>
        </w:trPr>
        <w:tc>
          <w:tcPr>
            <w:tcW w:w="1141" w:type="pct"/>
            <w:noWrap/>
          </w:tcPr>
          <w:p w14:paraId="1B250B8C"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地址</w:t>
            </w:r>
          </w:p>
        </w:tc>
        <w:tc>
          <w:tcPr>
            <w:tcW w:w="1022" w:type="pct"/>
            <w:noWrap/>
          </w:tcPr>
          <w:p w14:paraId="7738B80C"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varchar</w:t>
            </w:r>
          </w:p>
        </w:tc>
        <w:tc>
          <w:tcPr>
            <w:tcW w:w="790" w:type="pct"/>
            <w:noWrap/>
          </w:tcPr>
          <w:p w14:paraId="55F99B6B"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bCs/>
                <w:sz w:val="24"/>
                <w:szCs w:val="24"/>
              </w:rPr>
              <w:t>20</w:t>
            </w:r>
            <w:r w:rsidRPr="00077487">
              <w:rPr>
                <w:rFonts w:ascii="宋体" w:eastAsia="宋体" w:hAnsi="宋体" w:cs="Segoe UI" w:hint="eastAsia"/>
                <w:bCs/>
                <w:sz w:val="24"/>
                <w:szCs w:val="24"/>
              </w:rPr>
              <w:t>0</w:t>
            </w:r>
          </w:p>
        </w:tc>
        <w:tc>
          <w:tcPr>
            <w:tcW w:w="674" w:type="pct"/>
            <w:noWrap/>
          </w:tcPr>
          <w:p w14:paraId="63CC49D6"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73" w:type="pct"/>
            <w:noWrap/>
          </w:tcPr>
          <w:p w14:paraId="2F397B26"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r w:rsidR="00853A0F" w:rsidRPr="00077487" w14:paraId="75D2F310" w14:textId="77777777" w:rsidTr="00C35BFF">
        <w:trPr>
          <w:trHeight w:val="270"/>
        </w:trPr>
        <w:tc>
          <w:tcPr>
            <w:tcW w:w="1141" w:type="pct"/>
            <w:noWrap/>
          </w:tcPr>
          <w:p w14:paraId="76FF4571"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手机号码</w:t>
            </w:r>
          </w:p>
        </w:tc>
        <w:tc>
          <w:tcPr>
            <w:tcW w:w="1022" w:type="pct"/>
            <w:noWrap/>
          </w:tcPr>
          <w:p w14:paraId="3A18031A"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char</w:t>
            </w:r>
          </w:p>
        </w:tc>
        <w:tc>
          <w:tcPr>
            <w:tcW w:w="790" w:type="pct"/>
            <w:noWrap/>
          </w:tcPr>
          <w:p w14:paraId="463BCA72"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11</w:t>
            </w:r>
          </w:p>
        </w:tc>
        <w:tc>
          <w:tcPr>
            <w:tcW w:w="674" w:type="pct"/>
            <w:noWrap/>
          </w:tcPr>
          <w:p w14:paraId="7ED2549F"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73" w:type="pct"/>
            <w:noWrap/>
          </w:tcPr>
          <w:p w14:paraId="66055677"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r w:rsidR="00853A0F" w:rsidRPr="00077487" w14:paraId="14228A1A" w14:textId="77777777" w:rsidTr="00C35BFF">
        <w:trPr>
          <w:trHeight w:val="270"/>
        </w:trPr>
        <w:tc>
          <w:tcPr>
            <w:tcW w:w="1141" w:type="pct"/>
            <w:noWrap/>
          </w:tcPr>
          <w:p w14:paraId="38C392DE"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余额</w:t>
            </w:r>
          </w:p>
        </w:tc>
        <w:tc>
          <w:tcPr>
            <w:tcW w:w="1022" w:type="pct"/>
            <w:noWrap/>
          </w:tcPr>
          <w:p w14:paraId="41E61169"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decimal</w:t>
            </w:r>
          </w:p>
        </w:tc>
        <w:tc>
          <w:tcPr>
            <w:tcW w:w="790" w:type="pct"/>
            <w:noWrap/>
          </w:tcPr>
          <w:p w14:paraId="3236BCEA"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w:t>
            </w:r>
            <w:r w:rsidRPr="00077487">
              <w:rPr>
                <w:rFonts w:ascii="宋体" w:eastAsia="宋体" w:hAnsi="宋体" w:cs="Segoe UI"/>
                <w:bCs/>
                <w:sz w:val="24"/>
                <w:szCs w:val="24"/>
              </w:rPr>
              <w:t>6,2</w:t>
            </w:r>
            <w:r w:rsidRPr="00077487">
              <w:rPr>
                <w:rFonts w:ascii="宋体" w:eastAsia="宋体" w:hAnsi="宋体" w:cs="Segoe UI" w:hint="eastAsia"/>
                <w:bCs/>
                <w:sz w:val="24"/>
                <w:szCs w:val="24"/>
              </w:rPr>
              <w:t>)</w:t>
            </w:r>
          </w:p>
        </w:tc>
        <w:tc>
          <w:tcPr>
            <w:tcW w:w="674" w:type="pct"/>
            <w:noWrap/>
          </w:tcPr>
          <w:p w14:paraId="78FA39B1"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73" w:type="pct"/>
            <w:noWrap/>
          </w:tcPr>
          <w:p w14:paraId="32842F97"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r w:rsidR="00853A0F" w:rsidRPr="00077487" w14:paraId="17E9775E" w14:textId="77777777" w:rsidTr="00C35BFF">
        <w:trPr>
          <w:trHeight w:val="270"/>
        </w:trPr>
        <w:tc>
          <w:tcPr>
            <w:tcW w:w="1141" w:type="pct"/>
            <w:noWrap/>
          </w:tcPr>
          <w:p w14:paraId="0C18BD8C" w14:textId="77777777" w:rsidR="00853A0F" w:rsidRPr="00077487" w:rsidRDefault="00853A0F" w:rsidP="00077487">
            <w:pPr>
              <w:widowControl/>
              <w:spacing w:after="240"/>
              <w:jc w:val="center"/>
              <w:rPr>
                <w:rFonts w:ascii="宋体" w:eastAsia="宋体" w:hAnsi="宋体" w:cs="Segoe UI"/>
                <w:b/>
                <w:sz w:val="24"/>
                <w:szCs w:val="24"/>
                <w:lang w:eastAsia="zh-Hans"/>
              </w:rPr>
            </w:pPr>
            <w:r w:rsidRPr="00077487">
              <w:rPr>
                <w:rFonts w:ascii="宋体" w:eastAsia="宋体" w:hAnsi="宋体" w:cs="Segoe UI" w:hint="eastAsia"/>
                <w:b/>
                <w:sz w:val="24"/>
                <w:szCs w:val="24"/>
                <w:lang w:eastAsia="zh-Hans"/>
              </w:rPr>
              <w:t>创建时间</w:t>
            </w:r>
          </w:p>
        </w:tc>
        <w:tc>
          <w:tcPr>
            <w:tcW w:w="1022" w:type="pct"/>
            <w:noWrap/>
          </w:tcPr>
          <w:p w14:paraId="2C2C5CE2"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timestamp</w:t>
            </w:r>
          </w:p>
        </w:tc>
        <w:tc>
          <w:tcPr>
            <w:tcW w:w="790" w:type="pct"/>
            <w:noWrap/>
          </w:tcPr>
          <w:p w14:paraId="3CF40658" w14:textId="77777777" w:rsidR="00853A0F" w:rsidRPr="00077487" w:rsidRDefault="00853A0F" w:rsidP="00077487">
            <w:pPr>
              <w:widowControl/>
              <w:spacing w:after="240"/>
              <w:jc w:val="center"/>
              <w:rPr>
                <w:rFonts w:ascii="宋体" w:eastAsia="宋体" w:hAnsi="宋体" w:cs="Segoe UI"/>
                <w:bCs/>
                <w:sz w:val="24"/>
                <w:szCs w:val="24"/>
              </w:rPr>
            </w:pPr>
          </w:p>
        </w:tc>
        <w:tc>
          <w:tcPr>
            <w:tcW w:w="674" w:type="pct"/>
            <w:noWrap/>
          </w:tcPr>
          <w:p w14:paraId="78A4394E" w14:textId="77777777" w:rsidR="00853A0F" w:rsidRPr="00077487" w:rsidRDefault="00853A0F" w:rsidP="00077487">
            <w:pPr>
              <w:widowControl/>
              <w:spacing w:after="240"/>
              <w:jc w:val="center"/>
              <w:rPr>
                <w:rFonts w:ascii="宋体" w:eastAsia="宋体" w:hAnsi="宋体" w:cs="Segoe UI"/>
                <w:bCs/>
                <w:sz w:val="24"/>
                <w:szCs w:val="24"/>
                <w:lang w:eastAsia="zh-Hans"/>
              </w:rPr>
            </w:pPr>
            <w:r w:rsidRPr="00077487">
              <w:rPr>
                <w:rFonts w:ascii="宋体" w:eastAsia="宋体" w:hAnsi="宋体" w:cs="Segoe UI" w:hint="eastAsia"/>
                <w:bCs/>
                <w:sz w:val="24"/>
                <w:szCs w:val="24"/>
                <w:lang w:eastAsia="zh-Hans"/>
              </w:rPr>
              <w:t>无</w:t>
            </w:r>
          </w:p>
        </w:tc>
        <w:tc>
          <w:tcPr>
            <w:tcW w:w="1373" w:type="pct"/>
            <w:noWrap/>
          </w:tcPr>
          <w:p w14:paraId="4F374F49" w14:textId="77777777" w:rsidR="00853A0F" w:rsidRPr="00077487" w:rsidRDefault="00853A0F" w:rsidP="00077487">
            <w:pPr>
              <w:widowControl/>
              <w:spacing w:after="240"/>
              <w:jc w:val="center"/>
              <w:rPr>
                <w:rFonts w:ascii="宋体" w:eastAsia="宋体" w:hAnsi="宋体" w:cs="Segoe UI"/>
                <w:bCs/>
                <w:sz w:val="24"/>
                <w:szCs w:val="24"/>
                <w:lang w:eastAsia="zh-Hans"/>
              </w:rPr>
            </w:pPr>
            <w:r w:rsidRPr="00077487">
              <w:rPr>
                <w:rFonts w:ascii="宋体" w:eastAsia="宋体" w:hAnsi="宋体" w:cs="Segoe UI" w:hint="eastAsia"/>
                <w:bCs/>
                <w:sz w:val="24"/>
                <w:szCs w:val="24"/>
                <w:lang w:eastAsia="zh-Hans"/>
              </w:rPr>
              <w:t>无</w:t>
            </w:r>
          </w:p>
        </w:tc>
      </w:tr>
    </w:tbl>
    <w:p w14:paraId="6EE3D706" w14:textId="77777777" w:rsidR="00853A0F" w:rsidRPr="00AE05D5" w:rsidRDefault="00853A0F" w:rsidP="00AE05D5">
      <w:pPr>
        <w:spacing w:line="360" w:lineRule="auto"/>
        <w:ind w:firstLineChars="200" w:firstLine="480"/>
        <w:rPr>
          <w:rFonts w:ascii="宋体" w:eastAsia="宋体" w:hAnsi="宋体" w:hint="eastAsia"/>
          <w:sz w:val="24"/>
          <w:szCs w:val="24"/>
        </w:rPr>
      </w:pPr>
    </w:p>
    <w:p w14:paraId="69E8EB5D" w14:textId="1E574D0F" w:rsidR="00B00F19" w:rsidRPr="00AE05D5" w:rsidRDefault="00B00F19" w:rsidP="00B00F19">
      <w:pPr>
        <w:pStyle w:val="4"/>
        <w:rPr>
          <w:rFonts w:ascii="宋体" w:eastAsia="宋体" w:hAnsi="宋体" w:cs="Times New Roman" w:hint="eastAsia"/>
        </w:rPr>
      </w:pPr>
      <w:r>
        <w:rPr>
          <w:rFonts w:ascii="Times New Roman" w:hAnsi="Times New Roman" w:cs="Times New Roman"/>
        </w:rPr>
        <w:t xml:space="preserve">4.3.2.1 </w:t>
      </w:r>
      <w:r>
        <w:rPr>
          <w:rFonts w:ascii="宋体" w:eastAsia="宋体" w:hAnsi="宋体" w:cs="Times New Roman" w:hint="eastAsia"/>
        </w:rPr>
        <w:t>图片</w:t>
      </w:r>
      <w:r>
        <w:rPr>
          <w:rFonts w:ascii="宋体" w:eastAsia="宋体" w:hAnsi="宋体" w:cs="Times New Roman" w:hint="eastAsia"/>
        </w:rPr>
        <w:t>表</w:t>
      </w:r>
    </w:p>
    <w:p w14:paraId="279A2B66" w14:textId="6A226A4C" w:rsidR="00B00F19" w:rsidRPr="00AE05D5" w:rsidRDefault="00B00F19" w:rsidP="00B00F19">
      <w:pPr>
        <w:spacing w:afterLines="50" w:after="156" w:line="360" w:lineRule="auto"/>
        <w:ind w:firstLineChars="200" w:firstLine="480"/>
        <w:rPr>
          <w:rFonts w:ascii="宋体" w:eastAsia="宋体" w:hAnsi="宋体"/>
          <w:sz w:val="24"/>
          <w:szCs w:val="24"/>
        </w:rPr>
      </w:pPr>
      <w:r w:rsidRPr="00AE05D5">
        <w:rPr>
          <w:rFonts w:ascii="宋体" w:eastAsia="宋体" w:hAnsi="宋体" w:hint="eastAsia"/>
          <w:sz w:val="24"/>
          <w:szCs w:val="24"/>
        </w:rPr>
        <w:t>表名：</w:t>
      </w:r>
      <w:r>
        <w:rPr>
          <w:rFonts w:ascii="宋体" w:eastAsia="宋体" w:hAnsi="宋体" w:hint="eastAsia"/>
          <w:sz w:val="24"/>
          <w:szCs w:val="24"/>
        </w:rPr>
        <w:t>图片</w:t>
      </w:r>
      <w:r w:rsidRPr="00AE05D5">
        <w:rPr>
          <w:rFonts w:ascii="宋体" w:eastAsia="宋体" w:hAnsi="宋体" w:hint="eastAsia"/>
          <w:sz w:val="24"/>
          <w:szCs w:val="24"/>
        </w:rPr>
        <w:t>表</w:t>
      </w:r>
    </w:p>
    <w:p w14:paraId="607FAF03" w14:textId="402BB2A4" w:rsidR="00B00F19" w:rsidRPr="00AE05D5" w:rsidRDefault="00B00F19" w:rsidP="00B00F19">
      <w:pPr>
        <w:spacing w:afterLines="50" w:after="156" w:line="360" w:lineRule="auto"/>
        <w:ind w:firstLineChars="200" w:firstLine="480"/>
        <w:rPr>
          <w:rFonts w:ascii="宋体" w:eastAsia="宋体" w:hAnsi="宋体"/>
          <w:sz w:val="24"/>
          <w:szCs w:val="24"/>
        </w:rPr>
      </w:pPr>
      <w:r w:rsidRPr="00AE05D5">
        <w:rPr>
          <w:rFonts w:ascii="宋体" w:eastAsia="宋体" w:hAnsi="宋体" w:hint="eastAsia"/>
          <w:sz w:val="24"/>
          <w:szCs w:val="24"/>
        </w:rPr>
        <w:t>标识：</w:t>
      </w:r>
      <w:r>
        <w:rPr>
          <w:rFonts w:ascii="宋体" w:eastAsia="宋体" w:hAnsi="宋体" w:hint="eastAsia"/>
          <w:sz w:val="24"/>
          <w:szCs w:val="24"/>
        </w:rPr>
        <w:t>photo</w:t>
      </w:r>
    </w:p>
    <w:p w14:paraId="2C1AD27C" w14:textId="24504B42" w:rsidR="00B00F19" w:rsidRDefault="00B00F19" w:rsidP="00B00F19">
      <w:pPr>
        <w:rPr>
          <w:rFonts w:ascii="宋体" w:eastAsia="宋体" w:hAnsi="宋体"/>
          <w:sz w:val="24"/>
          <w:szCs w:val="24"/>
        </w:rPr>
      </w:pPr>
      <w:r w:rsidRPr="00AE05D5">
        <w:rPr>
          <w:rFonts w:ascii="宋体" w:eastAsia="宋体" w:hAnsi="宋体" w:hint="eastAsia"/>
          <w:sz w:val="24"/>
          <w:szCs w:val="24"/>
        </w:rPr>
        <w:t>用户表包括用户I</w:t>
      </w:r>
      <w:r w:rsidRPr="00AE05D5">
        <w:rPr>
          <w:rFonts w:ascii="宋体" w:eastAsia="宋体" w:hAnsi="宋体"/>
          <w:sz w:val="24"/>
          <w:szCs w:val="24"/>
        </w:rPr>
        <w:t>D</w:t>
      </w:r>
      <w:r w:rsidRPr="00AE05D5">
        <w:rPr>
          <w:rFonts w:ascii="宋体" w:eastAsia="宋体" w:hAnsi="宋体" w:hint="eastAsia"/>
          <w:sz w:val="24"/>
          <w:szCs w:val="24"/>
        </w:rPr>
        <w:t>、用户名、昵称、学院、密码、邮箱、地址、手机号码、余额、创建时间10个字段。</w:t>
      </w:r>
      <w:r>
        <w:rPr>
          <w:rFonts w:ascii="宋体" w:eastAsia="宋体" w:hAnsi="宋体"/>
          <w:sz w:val="24"/>
          <w:szCs w:val="24"/>
        </w:rPr>
        <w:br w:type="page"/>
      </w:r>
    </w:p>
    <w:p w14:paraId="7FE574F5" w14:textId="3006B2E1" w:rsidR="00853A0F" w:rsidRPr="00C35BFF" w:rsidRDefault="00853A0F" w:rsidP="00C35BFF">
      <w:pPr>
        <w:spacing w:line="360" w:lineRule="auto"/>
        <w:ind w:firstLine="480"/>
        <w:jc w:val="center"/>
        <w:rPr>
          <w:rFonts w:ascii="黑体" w:eastAsia="黑体" w:hAnsi="黑体" w:hint="eastAsia"/>
        </w:rPr>
      </w:pPr>
      <w:r w:rsidRPr="00C35BFF">
        <w:rPr>
          <w:rFonts w:ascii="黑体" w:eastAsia="黑体" w:hAnsi="黑体" w:hint="eastAsia"/>
        </w:rPr>
        <w:lastRenderedPageBreak/>
        <w:t>表4-</w:t>
      </w:r>
      <w:r w:rsidRPr="00C35BFF">
        <w:rPr>
          <w:rFonts w:ascii="黑体" w:eastAsia="黑体" w:hAnsi="黑体"/>
        </w:rPr>
        <w:t>3</w:t>
      </w:r>
      <w:r w:rsidRPr="00C35BFF">
        <w:rPr>
          <w:rFonts w:ascii="黑体" w:eastAsia="黑体" w:hAnsi="黑体" w:hint="eastAsia"/>
        </w:rPr>
        <w:t>图片</w:t>
      </w:r>
      <w:r w:rsidRPr="00C35BFF">
        <w:rPr>
          <w:rFonts w:ascii="黑体" w:eastAsia="黑体" w:hAnsi="黑体" w:hint="eastAsia"/>
        </w:rPr>
        <w:t>信息表</w:t>
      </w:r>
    </w:p>
    <w:tbl>
      <w:tblPr>
        <w:tblStyle w:val="110"/>
        <w:tblpPr w:leftFromText="180" w:rightFromText="180" w:vertAnchor="text" w:horzAnchor="page" w:tblpXSpec="center" w:tblpY="313"/>
        <w:tblOverlap w:val="neve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321"/>
        <w:gridCol w:w="1594"/>
        <w:gridCol w:w="1140"/>
        <w:gridCol w:w="1140"/>
        <w:gridCol w:w="2278"/>
      </w:tblGrid>
      <w:tr w:rsidR="00853A0F" w:rsidRPr="00077487" w14:paraId="5C849CDB" w14:textId="77777777" w:rsidTr="00C35BFF">
        <w:trPr>
          <w:trHeight w:val="285"/>
        </w:trPr>
        <w:tc>
          <w:tcPr>
            <w:tcW w:w="1369" w:type="pct"/>
            <w:noWrap/>
          </w:tcPr>
          <w:p w14:paraId="1C0E3CB9" w14:textId="77777777" w:rsidR="00853A0F" w:rsidRPr="00077487" w:rsidRDefault="00853A0F" w:rsidP="00077487">
            <w:pPr>
              <w:widowControl/>
              <w:spacing w:after="240"/>
              <w:jc w:val="center"/>
              <w:rPr>
                <w:rFonts w:ascii="宋体" w:eastAsia="宋体" w:hAnsi="宋体" w:cs="Segoe UI"/>
                <w:b/>
                <w:color w:val="40485B"/>
                <w:sz w:val="24"/>
                <w:szCs w:val="24"/>
              </w:rPr>
            </w:pPr>
            <w:r w:rsidRPr="00077487">
              <w:rPr>
                <w:rFonts w:ascii="宋体" w:eastAsia="宋体" w:hAnsi="宋体" w:cs="Segoe UI" w:hint="eastAsia"/>
                <w:b/>
                <w:color w:val="40485B"/>
                <w:sz w:val="24"/>
                <w:szCs w:val="24"/>
              </w:rPr>
              <w:t>字段名</w:t>
            </w:r>
          </w:p>
        </w:tc>
        <w:tc>
          <w:tcPr>
            <w:tcW w:w="940" w:type="pct"/>
            <w:noWrap/>
          </w:tcPr>
          <w:p w14:paraId="693C3516" w14:textId="77777777" w:rsidR="00853A0F" w:rsidRPr="00077487" w:rsidRDefault="00853A0F" w:rsidP="00077487">
            <w:pPr>
              <w:widowControl/>
              <w:spacing w:after="240"/>
              <w:jc w:val="center"/>
              <w:rPr>
                <w:rFonts w:ascii="宋体" w:eastAsia="宋体" w:hAnsi="宋体" w:cs="Segoe UI"/>
                <w:b/>
                <w:color w:val="40485B"/>
                <w:sz w:val="24"/>
                <w:szCs w:val="24"/>
              </w:rPr>
            </w:pPr>
            <w:r w:rsidRPr="00077487">
              <w:rPr>
                <w:rFonts w:ascii="宋体" w:eastAsia="宋体" w:hAnsi="宋体" w:cs="Segoe UI" w:hint="eastAsia"/>
                <w:b/>
                <w:color w:val="40485B"/>
                <w:sz w:val="24"/>
                <w:szCs w:val="24"/>
              </w:rPr>
              <w:t>类型</w:t>
            </w:r>
          </w:p>
        </w:tc>
        <w:tc>
          <w:tcPr>
            <w:tcW w:w="673" w:type="pct"/>
            <w:noWrap/>
          </w:tcPr>
          <w:p w14:paraId="45CD6974" w14:textId="77777777" w:rsidR="00853A0F" w:rsidRPr="00077487" w:rsidRDefault="00853A0F" w:rsidP="00077487">
            <w:pPr>
              <w:widowControl/>
              <w:spacing w:after="240"/>
              <w:jc w:val="center"/>
              <w:rPr>
                <w:rFonts w:ascii="宋体" w:eastAsia="宋体" w:hAnsi="宋体" w:cs="Segoe UI"/>
                <w:b/>
                <w:color w:val="40485B"/>
                <w:sz w:val="24"/>
                <w:szCs w:val="24"/>
              </w:rPr>
            </w:pPr>
            <w:r w:rsidRPr="00077487">
              <w:rPr>
                <w:rFonts w:ascii="宋体" w:eastAsia="宋体" w:hAnsi="宋体" w:cs="Segoe UI" w:hint="eastAsia"/>
                <w:b/>
                <w:color w:val="40485B"/>
                <w:sz w:val="24"/>
                <w:szCs w:val="24"/>
              </w:rPr>
              <w:t>长度</w:t>
            </w:r>
          </w:p>
        </w:tc>
        <w:tc>
          <w:tcPr>
            <w:tcW w:w="673" w:type="pct"/>
            <w:noWrap/>
          </w:tcPr>
          <w:p w14:paraId="74536685" w14:textId="77777777" w:rsidR="00853A0F" w:rsidRPr="00077487" w:rsidRDefault="00853A0F" w:rsidP="00077487">
            <w:pPr>
              <w:widowControl/>
              <w:spacing w:after="240"/>
              <w:jc w:val="center"/>
              <w:rPr>
                <w:rFonts w:ascii="宋体" w:eastAsia="宋体" w:hAnsi="宋体" w:cs="Segoe UI"/>
                <w:b/>
                <w:color w:val="40485B"/>
                <w:sz w:val="24"/>
                <w:szCs w:val="24"/>
              </w:rPr>
            </w:pPr>
            <w:r w:rsidRPr="00077487">
              <w:rPr>
                <w:rFonts w:ascii="宋体" w:eastAsia="宋体" w:hAnsi="宋体" w:cs="Segoe UI" w:hint="eastAsia"/>
                <w:b/>
                <w:color w:val="40485B"/>
                <w:sz w:val="24"/>
                <w:szCs w:val="24"/>
              </w:rPr>
              <w:t>键</w:t>
            </w:r>
          </w:p>
        </w:tc>
        <w:tc>
          <w:tcPr>
            <w:tcW w:w="1344" w:type="pct"/>
            <w:noWrap/>
          </w:tcPr>
          <w:p w14:paraId="3E910549" w14:textId="77777777" w:rsidR="00853A0F" w:rsidRPr="00077487" w:rsidRDefault="00853A0F" w:rsidP="00077487">
            <w:pPr>
              <w:widowControl/>
              <w:spacing w:after="240"/>
              <w:jc w:val="center"/>
              <w:rPr>
                <w:rFonts w:ascii="宋体" w:eastAsia="宋体" w:hAnsi="宋体" w:cs="Segoe UI"/>
                <w:b/>
                <w:color w:val="40485B"/>
                <w:sz w:val="24"/>
                <w:szCs w:val="24"/>
              </w:rPr>
            </w:pPr>
            <w:proofErr w:type="gramStart"/>
            <w:r w:rsidRPr="00077487">
              <w:rPr>
                <w:rFonts w:ascii="宋体" w:eastAsia="宋体" w:hAnsi="宋体" w:cs="Segoe UI" w:hint="eastAsia"/>
                <w:b/>
                <w:color w:val="40485B"/>
                <w:sz w:val="24"/>
                <w:szCs w:val="24"/>
              </w:rPr>
              <w:t>其他约束</w:t>
            </w:r>
            <w:proofErr w:type="gramEnd"/>
          </w:p>
        </w:tc>
      </w:tr>
      <w:tr w:rsidR="00853A0F" w:rsidRPr="00077487" w14:paraId="176BF752" w14:textId="77777777" w:rsidTr="00C35BFF">
        <w:trPr>
          <w:trHeight w:val="270"/>
        </w:trPr>
        <w:tc>
          <w:tcPr>
            <w:tcW w:w="1369" w:type="pct"/>
            <w:noWrap/>
          </w:tcPr>
          <w:p w14:paraId="66826781" w14:textId="77777777" w:rsidR="00853A0F" w:rsidRPr="00077487" w:rsidRDefault="00853A0F" w:rsidP="00077487">
            <w:pPr>
              <w:widowControl/>
              <w:spacing w:after="240"/>
              <w:jc w:val="center"/>
              <w:rPr>
                <w:rFonts w:ascii="宋体" w:eastAsia="宋体" w:hAnsi="宋体" w:cs="Segoe UI" w:hint="eastAsia"/>
                <w:b/>
                <w:sz w:val="24"/>
                <w:szCs w:val="24"/>
              </w:rPr>
            </w:pPr>
            <w:r w:rsidRPr="00077487">
              <w:rPr>
                <w:rFonts w:ascii="宋体" w:eastAsia="宋体" w:hAnsi="宋体" w:cs="Segoe UI" w:hint="eastAsia"/>
                <w:b/>
                <w:sz w:val="24"/>
                <w:szCs w:val="24"/>
              </w:rPr>
              <w:t>图片编号</w:t>
            </w:r>
          </w:p>
        </w:tc>
        <w:tc>
          <w:tcPr>
            <w:tcW w:w="940" w:type="pct"/>
            <w:noWrap/>
          </w:tcPr>
          <w:p w14:paraId="33C9B9EC"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varchar</w:t>
            </w:r>
          </w:p>
        </w:tc>
        <w:tc>
          <w:tcPr>
            <w:tcW w:w="673" w:type="pct"/>
            <w:noWrap/>
          </w:tcPr>
          <w:p w14:paraId="5CEE6873"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20</w:t>
            </w:r>
          </w:p>
        </w:tc>
        <w:tc>
          <w:tcPr>
            <w:tcW w:w="673" w:type="pct"/>
            <w:noWrap/>
          </w:tcPr>
          <w:p w14:paraId="4129FC30"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主键</w:t>
            </w:r>
          </w:p>
        </w:tc>
        <w:tc>
          <w:tcPr>
            <w:tcW w:w="1344" w:type="pct"/>
            <w:noWrap/>
          </w:tcPr>
          <w:p w14:paraId="02BC934F" w14:textId="77777777" w:rsidR="00853A0F" w:rsidRPr="00077487" w:rsidRDefault="00853A0F" w:rsidP="00077487">
            <w:pPr>
              <w:widowControl/>
              <w:spacing w:after="240"/>
              <w:jc w:val="center"/>
              <w:rPr>
                <w:rFonts w:ascii="宋体" w:eastAsia="宋体" w:hAnsi="宋体" w:cs="宋体"/>
                <w:bCs/>
                <w:sz w:val="24"/>
                <w:szCs w:val="24"/>
              </w:rPr>
            </w:pPr>
            <w:r w:rsidRPr="00077487">
              <w:rPr>
                <w:rFonts w:ascii="宋体" w:eastAsia="宋体" w:hAnsi="宋体" w:cs="Arial"/>
                <w:bCs/>
                <w:sz w:val="24"/>
                <w:szCs w:val="24"/>
                <w:shd w:val="clear" w:color="auto" w:fill="FFFFFF"/>
              </w:rPr>
              <w:t>Unique Key</w:t>
            </w:r>
          </w:p>
        </w:tc>
      </w:tr>
      <w:tr w:rsidR="00853A0F" w:rsidRPr="00077487" w14:paraId="313AF8AA" w14:textId="77777777" w:rsidTr="00C35BFF">
        <w:trPr>
          <w:trHeight w:val="270"/>
        </w:trPr>
        <w:tc>
          <w:tcPr>
            <w:tcW w:w="1369" w:type="pct"/>
            <w:noWrap/>
          </w:tcPr>
          <w:p w14:paraId="23FBD26B"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图片像素</w:t>
            </w:r>
          </w:p>
        </w:tc>
        <w:tc>
          <w:tcPr>
            <w:tcW w:w="940" w:type="pct"/>
            <w:noWrap/>
          </w:tcPr>
          <w:p w14:paraId="0EC4243F"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lang w:eastAsia="zh-Hans"/>
              </w:rPr>
              <w:t>varchar</w:t>
            </w:r>
          </w:p>
        </w:tc>
        <w:tc>
          <w:tcPr>
            <w:tcW w:w="673" w:type="pct"/>
            <w:noWrap/>
          </w:tcPr>
          <w:p w14:paraId="15AF4268"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bCs/>
                <w:sz w:val="24"/>
                <w:szCs w:val="24"/>
              </w:rPr>
              <w:t>20</w:t>
            </w:r>
          </w:p>
        </w:tc>
        <w:tc>
          <w:tcPr>
            <w:tcW w:w="673" w:type="pct"/>
            <w:noWrap/>
          </w:tcPr>
          <w:p w14:paraId="7F934820"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lang w:eastAsia="zh-Hans"/>
              </w:rPr>
              <w:t>无</w:t>
            </w:r>
          </w:p>
        </w:tc>
        <w:tc>
          <w:tcPr>
            <w:tcW w:w="1344" w:type="pct"/>
            <w:noWrap/>
          </w:tcPr>
          <w:p w14:paraId="5042E43E" w14:textId="77777777" w:rsidR="00853A0F" w:rsidRPr="00077487" w:rsidRDefault="00853A0F" w:rsidP="00077487">
            <w:pPr>
              <w:widowControl/>
              <w:spacing w:after="240"/>
              <w:jc w:val="center"/>
              <w:rPr>
                <w:rFonts w:ascii="宋体" w:eastAsia="宋体" w:hAnsi="宋体" w:cs="Arial"/>
                <w:bCs/>
                <w:sz w:val="24"/>
                <w:szCs w:val="24"/>
                <w:shd w:val="clear" w:color="auto" w:fill="FFFFFF"/>
              </w:rPr>
            </w:pPr>
            <w:r w:rsidRPr="00077487">
              <w:rPr>
                <w:rFonts w:ascii="宋体" w:eastAsia="宋体" w:hAnsi="宋体" w:cs="Arial" w:hint="eastAsia"/>
                <w:bCs/>
                <w:sz w:val="24"/>
                <w:szCs w:val="24"/>
                <w:shd w:val="clear" w:color="auto" w:fill="FFFFFF"/>
                <w:lang w:eastAsia="zh-Hans"/>
              </w:rPr>
              <w:t>Unique</w:t>
            </w:r>
            <w:r w:rsidRPr="00077487">
              <w:rPr>
                <w:rFonts w:ascii="宋体" w:eastAsia="宋体" w:hAnsi="宋体" w:cs="Arial"/>
                <w:bCs/>
                <w:sz w:val="24"/>
                <w:szCs w:val="24"/>
                <w:shd w:val="clear" w:color="auto" w:fill="FFFFFF"/>
                <w:lang w:eastAsia="zh-Hans"/>
              </w:rPr>
              <w:t xml:space="preserve"> </w:t>
            </w:r>
            <w:r w:rsidRPr="00077487">
              <w:rPr>
                <w:rFonts w:ascii="宋体" w:eastAsia="宋体" w:hAnsi="宋体" w:cs="Arial" w:hint="eastAsia"/>
                <w:bCs/>
                <w:sz w:val="24"/>
                <w:szCs w:val="24"/>
                <w:shd w:val="clear" w:color="auto" w:fill="FFFFFF"/>
                <w:lang w:eastAsia="zh-Hans"/>
              </w:rPr>
              <w:t>Key</w:t>
            </w:r>
          </w:p>
        </w:tc>
      </w:tr>
      <w:tr w:rsidR="00853A0F" w:rsidRPr="00077487" w14:paraId="7507B9D0" w14:textId="77777777" w:rsidTr="00C35BFF">
        <w:trPr>
          <w:trHeight w:val="270"/>
        </w:trPr>
        <w:tc>
          <w:tcPr>
            <w:tcW w:w="1369" w:type="pct"/>
            <w:noWrap/>
          </w:tcPr>
          <w:p w14:paraId="3E6258F1" w14:textId="77777777" w:rsidR="00853A0F" w:rsidRPr="00077487" w:rsidRDefault="00853A0F" w:rsidP="00077487">
            <w:pPr>
              <w:widowControl/>
              <w:spacing w:after="240"/>
              <w:jc w:val="center"/>
              <w:rPr>
                <w:rFonts w:ascii="宋体" w:eastAsia="宋体" w:hAnsi="宋体" w:cs="Segoe UI"/>
                <w:b/>
                <w:sz w:val="24"/>
                <w:szCs w:val="24"/>
                <w:lang w:eastAsia="zh-Hans"/>
              </w:rPr>
            </w:pPr>
            <w:r w:rsidRPr="00077487">
              <w:rPr>
                <w:rFonts w:ascii="宋体" w:eastAsia="宋体" w:hAnsi="宋体" w:cs="Segoe UI" w:hint="eastAsia"/>
                <w:b/>
                <w:sz w:val="24"/>
                <w:szCs w:val="24"/>
                <w:lang w:eastAsia="zh-Hans"/>
              </w:rPr>
              <w:t>图片分辨率</w:t>
            </w:r>
          </w:p>
        </w:tc>
        <w:tc>
          <w:tcPr>
            <w:tcW w:w="940" w:type="pct"/>
            <w:noWrap/>
          </w:tcPr>
          <w:p w14:paraId="5DFADE74" w14:textId="77777777" w:rsidR="00853A0F" w:rsidRPr="00077487" w:rsidRDefault="00853A0F" w:rsidP="00077487">
            <w:pPr>
              <w:widowControl/>
              <w:spacing w:after="240"/>
              <w:jc w:val="center"/>
              <w:rPr>
                <w:rFonts w:ascii="宋体" w:eastAsia="宋体" w:hAnsi="宋体" w:cs="Segoe UI"/>
                <w:bCs/>
                <w:sz w:val="24"/>
                <w:szCs w:val="24"/>
                <w:lang w:eastAsia="zh-Hans"/>
              </w:rPr>
            </w:pPr>
            <w:r w:rsidRPr="00077487">
              <w:rPr>
                <w:rFonts w:ascii="宋体" w:eastAsia="宋体" w:hAnsi="宋体" w:cs="Segoe UI" w:hint="eastAsia"/>
                <w:bCs/>
                <w:sz w:val="24"/>
                <w:szCs w:val="24"/>
                <w:lang w:eastAsia="zh-Hans"/>
              </w:rPr>
              <w:t>varchar</w:t>
            </w:r>
          </w:p>
        </w:tc>
        <w:tc>
          <w:tcPr>
            <w:tcW w:w="673" w:type="pct"/>
            <w:noWrap/>
          </w:tcPr>
          <w:p w14:paraId="7C34FE39"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bCs/>
                <w:sz w:val="24"/>
                <w:szCs w:val="24"/>
              </w:rPr>
              <w:t>20</w:t>
            </w:r>
          </w:p>
        </w:tc>
        <w:tc>
          <w:tcPr>
            <w:tcW w:w="673" w:type="pct"/>
            <w:noWrap/>
          </w:tcPr>
          <w:p w14:paraId="1809DB1A" w14:textId="77777777" w:rsidR="00853A0F" w:rsidRPr="00077487" w:rsidRDefault="00853A0F" w:rsidP="00077487">
            <w:pPr>
              <w:widowControl/>
              <w:spacing w:after="240"/>
              <w:jc w:val="center"/>
              <w:rPr>
                <w:rFonts w:ascii="宋体" w:eastAsia="宋体" w:hAnsi="宋体" w:cs="Segoe UI"/>
                <w:bCs/>
                <w:sz w:val="24"/>
                <w:szCs w:val="24"/>
                <w:lang w:eastAsia="zh-Hans"/>
              </w:rPr>
            </w:pPr>
            <w:r w:rsidRPr="00077487">
              <w:rPr>
                <w:rFonts w:ascii="宋体" w:eastAsia="宋体" w:hAnsi="宋体" w:cs="Segoe UI" w:hint="eastAsia"/>
                <w:bCs/>
                <w:sz w:val="24"/>
                <w:szCs w:val="24"/>
                <w:lang w:eastAsia="zh-Hans"/>
              </w:rPr>
              <w:t>无</w:t>
            </w:r>
          </w:p>
        </w:tc>
        <w:tc>
          <w:tcPr>
            <w:tcW w:w="1344" w:type="pct"/>
            <w:noWrap/>
          </w:tcPr>
          <w:p w14:paraId="4D273ACD" w14:textId="77777777" w:rsidR="00853A0F" w:rsidRPr="00077487" w:rsidRDefault="00853A0F" w:rsidP="00077487">
            <w:pPr>
              <w:widowControl/>
              <w:spacing w:after="240"/>
              <w:jc w:val="center"/>
              <w:rPr>
                <w:rFonts w:ascii="宋体" w:eastAsia="宋体" w:hAnsi="宋体" w:cs="Arial"/>
                <w:bCs/>
                <w:sz w:val="24"/>
                <w:szCs w:val="24"/>
                <w:shd w:val="clear" w:color="auto" w:fill="FFFFFF"/>
                <w:lang w:eastAsia="zh-Hans"/>
              </w:rPr>
            </w:pPr>
            <w:r w:rsidRPr="00077487">
              <w:rPr>
                <w:rFonts w:ascii="宋体" w:eastAsia="宋体" w:hAnsi="宋体" w:cs="Arial" w:hint="eastAsia"/>
                <w:bCs/>
                <w:sz w:val="24"/>
                <w:szCs w:val="24"/>
                <w:shd w:val="clear" w:color="auto" w:fill="FFFFFF"/>
                <w:lang w:eastAsia="zh-Hans"/>
              </w:rPr>
              <w:t>无</w:t>
            </w:r>
          </w:p>
        </w:tc>
      </w:tr>
      <w:tr w:rsidR="00853A0F" w:rsidRPr="00077487" w14:paraId="6F8A37A0" w14:textId="77777777" w:rsidTr="00C35BFF">
        <w:trPr>
          <w:trHeight w:val="270"/>
        </w:trPr>
        <w:tc>
          <w:tcPr>
            <w:tcW w:w="1369" w:type="pct"/>
            <w:noWrap/>
          </w:tcPr>
          <w:p w14:paraId="44705D9E"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图片亮度</w:t>
            </w:r>
          </w:p>
        </w:tc>
        <w:tc>
          <w:tcPr>
            <w:tcW w:w="940" w:type="pct"/>
            <w:noWrap/>
          </w:tcPr>
          <w:p w14:paraId="25C45662"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bCs/>
                <w:sz w:val="24"/>
                <w:szCs w:val="24"/>
              </w:rPr>
              <w:t>var</w:t>
            </w:r>
            <w:r w:rsidRPr="00077487">
              <w:rPr>
                <w:rFonts w:ascii="宋体" w:eastAsia="宋体" w:hAnsi="宋体" w:cs="Segoe UI" w:hint="eastAsia"/>
                <w:bCs/>
                <w:sz w:val="24"/>
                <w:szCs w:val="24"/>
              </w:rPr>
              <w:t>char</w:t>
            </w:r>
          </w:p>
        </w:tc>
        <w:tc>
          <w:tcPr>
            <w:tcW w:w="673" w:type="pct"/>
            <w:noWrap/>
          </w:tcPr>
          <w:p w14:paraId="7832BB39"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30</w:t>
            </w:r>
          </w:p>
        </w:tc>
        <w:tc>
          <w:tcPr>
            <w:tcW w:w="673" w:type="pct"/>
            <w:noWrap/>
          </w:tcPr>
          <w:p w14:paraId="4D4580CD"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44" w:type="pct"/>
            <w:noWrap/>
          </w:tcPr>
          <w:p w14:paraId="7E6B257D"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r w:rsidR="00853A0F" w:rsidRPr="00077487" w14:paraId="6279A777" w14:textId="77777777" w:rsidTr="00C35BFF">
        <w:trPr>
          <w:trHeight w:val="270"/>
        </w:trPr>
        <w:tc>
          <w:tcPr>
            <w:tcW w:w="1369" w:type="pct"/>
            <w:noWrap/>
          </w:tcPr>
          <w:p w14:paraId="2484E1D9"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图片大小</w:t>
            </w:r>
          </w:p>
        </w:tc>
        <w:tc>
          <w:tcPr>
            <w:tcW w:w="940" w:type="pct"/>
            <w:noWrap/>
          </w:tcPr>
          <w:p w14:paraId="18D90AE4"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bCs/>
                <w:sz w:val="24"/>
                <w:szCs w:val="24"/>
              </w:rPr>
              <w:t>var</w:t>
            </w:r>
            <w:r w:rsidRPr="00077487">
              <w:rPr>
                <w:rFonts w:ascii="宋体" w:eastAsia="宋体" w:hAnsi="宋体" w:cs="Segoe UI" w:hint="eastAsia"/>
                <w:bCs/>
                <w:sz w:val="24"/>
                <w:szCs w:val="24"/>
              </w:rPr>
              <w:t>char</w:t>
            </w:r>
          </w:p>
        </w:tc>
        <w:tc>
          <w:tcPr>
            <w:tcW w:w="673" w:type="pct"/>
            <w:noWrap/>
          </w:tcPr>
          <w:p w14:paraId="59838420"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32</w:t>
            </w:r>
          </w:p>
        </w:tc>
        <w:tc>
          <w:tcPr>
            <w:tcW w:w="673" w:type="pct"/>
            <w:noWrap/>
          </w:tcPr>
          <w:p w14:paraId="25709B6A"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44" w:type="pct"/>
            <w:noWrap/>
          </w:tcPr>
          <w:p w14:paraId="6C06F88A"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r w:rsidR="00853A0F" w:rsidRPr="00077487" w14:paraId="0724EA53" w14:textId="77777777" w:rsidTr="00C35BFF">
        <w:trPr>
          <w:trHeight w:val="270"/>
        </w:trPr>
        <w:tc>
          <w:tcPr>
            <w:tcW w:w="1369" w:type="pct"/>
            <w:noWrap/>
          </w:tcPr>
          <w:p w14:paraId="701A5845"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图片饱和度</w:t>
            </w:r>
          </w:p>
        </w:tc>
        <w:tc>
          <w:tcPr>
            <w:tcW w:w="940" w:type="pct"/>
            <w:noWrap/>
          </w:tcPr>
          <w:p w14:paraId="3DB93951"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varchar</w:t>
            </w:r>
          </w:p>
        </w:tc>
        <w:tc>
          <w:tcPr>
            <w:tcW w:w="673" w:type="pct"/>
            <w:noWrap/>
          </w:tcPr>
          <w:p w14:paraId="05D8A1C9"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50</w:t>
            </w:r>
          </w:p>
        </w:tc>
        <w:tc>
          <w:tcPr>
            <w:tcW w:w="673" w:type="pct"/>
            <w:noWrap/>
          </w:tcPr>
          <w:p w14:paraId="62C348D3"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44" w:type="pct"/>
            <w:noWrap/>
          </w:tcPr>
          <w:p w14:paraId="78CDB851"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r w:rsidR="00853A0F" w:rsidRPr="00077487" w14:paraId="61CE0749" w14:textId="77777777" w:rsidTr="00C35BFF">
        <w:trPr>
          <w:trHeight w:val="90"/>
        </w:trPr>
        <w:tc>
          <w:tcPr>
            <w:tcW w:w="1369" w:type="pct"/>
            <w:noWrap/>
          </w:tcPr>
          <w:p w14:paraId="2E3E1F09"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图片色调</w:t>
            </w:r>
          </w:p>
        </w:tc>
        <w:tc>
          <w:tcPr>
            <w:tcW w:w="940" w:type="pct"/>
            <w:noWrap/>
          </w:tcPr>
          <w:p w14:paraId="20396E8B"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varchar</w:t>
            </w:r>
          </w:p>
        </w:tc>
        <w:tc>
          <w:tcPr>
            <w:tcW w:w="673" w:type="pct"/>
            <w:noWrap/>
          </w:tcPr>
          <w:p w14:paraId="56528EE8"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bCs/>
                <w:sz w:val="24"/>
                <w:szCs w:val="24"/>
              </w:rPr>
              <w:t>20</w:t>
            </w:r>
            <w:r w:rsidRPr="00077487">
              <w:rPr>
                <w:rFonts w:ascii="宋体" w:eastAsia="宋体" w:hAnsi="宋体" w:cs="Segoe UI" w:hint="eastAsia"/>
                <w:bCs/>
                <w:sz w:val="24"/>
                <w:szCs w:val="24"/>
              </w:rPr>
              <w:t>0</w:t>
            </w:r>
          </w:p>
        </w:tc>
        <w:tc>
          <w:tcPr>
            <w:tcW w:w="673" w:type="pct"/>
            <w:noWrap/>
          </w:tcPr>
          <w:p w14:paraId="38412DE7"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44" w:type="pct"/>
            <w:noWrap/>
          </w:tcPr>
          <w:p w14:paraId="378AC5AB"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r w:rsidR="00853A0F" w:rsidRPr="00077487" w14:paraId="4CAF32B3" w14:textId="77777777" w:rsidTr="00C35BFF">
        <w:trPr>
          <w:trHeight w:val="270"/>
        </w:trPr>
        <w:tc>
          <w:tcPr>
            <w:tcW w:w="1369" w:type="pct"/>
            <w:noWrap/>
          </w:tcPr>
          <w:p w14:paraId="37FA7760" w14:textId="77777777" w:rsidR="00853A0F" w:rsidRPr="00077487" w:rsidRDefault="00853A0F" w:rsidP="00077487">
            <w:pPr>
              <w:widowControl/>
              <w:spacing w:after="240"/>
              <w:jc w:val="center"/>
              <w:rPr>
                <w:rFonts w:ascii="宋体" w:eastAsia="宋体" w:hAnsi="宋体" w:cs="Segoe UI"/>
                <w:b/>
                <w:sz w:val="24"/>
                <w:szCs w:val="24"/>
              </w:rPr>
            </w:pPr>
            <w:proofErr w:type="gramStart"/>
            <w:r w:rsidRPr="00077487">
              <w:rPr>
                <w:rFonts w:ascii="宋体" w:eastAsia="宋体" w:hAnsi="宋体" w:cs="Segoe UI" w:hint="eastAsia"/>
                <w:b/>
                <w:sz w:val="24"/>
                <w:szCs w:val="24"/>
              </w:rPr>
              <w:t>图片位</w:t>
            </w:r>
            <w:proofErr w:type="gramEnd"/>
            <w:r w:rsidRPr="00077487">
              <w:rPr>
                <w:rFonts w:ascii="宋体" w:eastAsia="宋体" w:hAnsi="宋体" w:cs="Segoe UI" w:hint="eastAsia"/>
                <w:b/>
                <w:sz w:val="24"/>
                <w:szCs w:val="24"/>
              </w:rPr>
              <w:t>深</w:t>
            </w:r>
          </w:p>
        </w:tc>
        <w:tc>
          <w:tcPr>
            <w:tcW w:w="940" w:type="pct"/>
            <w:noWrap/>
          </w:tcPr>
          <w:p w14:paraId="1EC28162"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bCs/>
                <w:sz w:val="24"/>
                <w:szCs w:val="24"/>
              </w:rPr>
              <w:t>var</w:t>
            </w:r>
            <w:r w:rsidRPr="00077487">
              <w:rPr>
                <w:rFonts w:ascii="宋体" w:eastAsia="宋体" w:hAnsi="宋体" w:cs="Segoe UI" w:hint="eastAsia"/>
                <w:bCs/>
                <w:sz w:val="24"/>
                <w:szCs w:val="24"/>
              </w:rPr>
              <w:t>char</w:t>
            </w:r>
          </w:p>
        </w:tc>
        <w:tc>
          <w:tcPr>
            <w:tcW w:w="673" w:type="pct"/>
            <w:noWrap/>
          </w:tcPr>
          <w:p w14:paraId="26EA4879"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11</w:t>
            </w:r>
          </w:p>
        </w:tc>
        <w:tc>
          <w:tcPr>
            <w:tcW w:w="673" w:type="pct"/>
            <w:noWrap/>
          </w:tcPr>
          <w:p w14:paraId="04EB0275"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44" w:type="pct"/>
            <w:noWrap/>
          </w:tcPr>
          <w:p w14:paraId="46C9F455"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r w:rsidR="00853A0F" w:rsidRPr="00077487" w14:paraId="3F299418" w14:textId="77777777" w:rsidTr="00C35BFF">
        <w:trPr>
          <w:trHeight w:val="270"/>
        </w:trPr>
        <w:tc>
          <w:tcPr>
            <w:tcW w:w="1369" w:type="pct"/>
            <w:noWrap/>
          </w:tcPr>
          <w:p w14:paraId="7838E45A" w14:textId="77777777" w:rsidR="00853A0F" w:rsidRPr="00077487" w:rsidRDefault="00853A0F" w:rsidP="00077487">
            <w:pPr>
              <w:widowControl/>
              <w:spacing w:after="240"/>
              <w:jc w:val="center"/>
              <w:rPr>
                <w:rFonts w:ascii="宋体" w:eastAsia="宋体" w:hAnsi="宋体" w:cs="Segoe UI"/>
                <w:b/>
                <w:sz w:val="24"/>
                <w:szCs w:val="24"/>
              </w:rPr>
            </w:pPr>
            <w:r w:rsidRPr="00077487">
              <w:rPr>
                <w:rFonts w:ascii="宋体" w:eastAsia="宋体" w:hAnsi="宋体" w:cs="Segoe UI" w:hint="eastAsia"/>
                <w:b/>
                <w:sz w:val="24"/>
                <w:szCs w:val="24"/>
              </w:rPr>
              <w:t>图片颜色</w:t>
            </w:r>
          </w:p>
        </w:tc>
        <w:tc>
          <w:tcPr>
            <w:tcW w:w="940" w:type="pct"/>
            <w:noWrap/>
          </w:tcPr>
          <w:p w14:paraId="399D3D0B"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bCs/>
                <w:sz w:val="24"/>
                <w:szCs w:val="24"/>
              </w:rPr>
              <w:t>varchar</w:t>
            </w:r>
          </w:p>
        </w:tc>
        <w:tc>
          <w:tcPr>
            <w:tcW w:w="673" w:type="pct"/>
            <w:noWrap/>
          </w:tcPr>
          <w:p w14:paraId="603B9BA5"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bCs/>
                <w:sz w:val="24"/>
                <w:szCs w:val="24"/>
              </w:rPr>
              <w:t>20</w:t>
            </w:r>
          </w:p>
        </w:tc>
        <w:tc>
          <w:tcPr>
            <w:tcW w:w="673" w:type="pct"/>
            <w:noWrap/>
          </w:tcPr>
          <w:p w14:paraId="69CF022C"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c>
          <w:tcPr>
            <w:tcW w:w="1344" w:type="pct"/>
            <w:noWrap/>
          </w:tcPr>
          <w:p w14:paraId="45934E24" w14:textId="77777777" w:rsidR="00853A0F" w:rsidRPr="00077487" w:rsidRDefault="00853A0F" w:rsidP="00077487">
            <w:pPr>
              <w:widowControl/>
              <w:spacing w:after="240"/>
              <w:jc w:val="center"/>
              <w:rPr>
                <w:rFonts w:ascii="宋体" w:eastAsia="宋体" w:hAnsi="宋体" w:cs="Segoe UI"/>
                <w:bCs/>
                <w:sz w:val="24"/>
                <w:szCs w:val="24"/>
              </w:rPr>
            </w:pPr>
            <w:r w:rsidRPr="00077487">
              <w:rPr>
                <w:rFonts w:ascii="宋体" w:eastAsia="宋体" w:hAnsi="宋体" w:cs="Segoe UI" w:hint="eastAsia"/>
                <w:bCs/>
                <w:sz w:val="24"/>
                <w:szCs w:val="24"/>
              </w:rPr>
              <w:t>无</w:t>
            </w:r>
          </w:p>
        </w:tc>
      </w:tr>
    </w:tbl>
    <w:p w14:paraId="552A77F3" w14:textId="352D2FAF" w:rsidR="00AE05D5" w:rsidRPr="00B00F19" w:rsidRDefault="00AE05D5" w:rsidP="00B00F19">
      <w:pPr>
        <w:rPr>
          <w:rFonts w:ascii="宋体" w:eastAsia="宋体" w:hAnsi="宋体" w:hint="eastAsia"/>
          <w:sz w:val="24"/>
          <w:szCs w:val="24"/>
        </w:rPr>
        <w:sectPr w:rsidR="00AE05D5" w:rsidRPr="00B00F19" w:rsidSect="00647302">
          <w:type w:val="continuous"/>
          <w:pgSz w:w="11906" w:h="16838" w:code="9"/>
          <w:pgMar w:top="1418" w:right="1418" w:bottom="1418" w:left="1418" w:header="737" w:footer="851" w:gutter="567"/>
          <w:pgNumType w:fmt="numberInDash"/>
          <w:cols w:space="425"/>
          <w:docGrid w:type="lines" w:linePitch="312"/>
        </w:sectPr>
      </w:pPr>
    </w:p>
    <w:p w14:paraId="1336249A" w14:textId="486FD4BE" w:rsidR="00C67AB4" w:rsidRDefault="00C67AB4" w:rsidP="005A36F7">
      <w:pPr>
        <w:pStyle w:val="1"/>
      </w:pPr>
      <w:bookmarkStart w:id="77" w:name="_Toc103510120"/>
      <w:bookmarkStart w:id="78" w:name="_Toc130561550"/>
      <w:r>
        <w:rPr>
          <w:rFonts w:hint="eastAsia"/>
        </w:rPr>
        <w:lastRenderedPageBreak/>
        <w:t>5</w:t>
      </w:r>
      <w:r>
        <w:t xml:space="preserve"> </w:t>
      </w:r>
      <w:r>
        <w:rPr>
          <w:rFonts w:hint="eastAsia"/>
        </w:rPr>
        <w:t>编码与测试</w:t>
      </w:r>
      <w:bookmarkEnd w:id="77"/>
      <w:bookmarkEnd w:id="78"/>
    </w:p>
    <w:p w14:paraId="05416926" w14:textId="33EC386B"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1F26E8D6" w14:textId="4D8E4AF9" w:rsidR="00C67AB4" w:rsidRDefault="00C67AB4" w:rsidP="00C67AB4">
      <w:pPr>
        <w:pStyle w:val="2"/>
        <w:rPr>
          <w:rFonts w:ascii="Times New Roman" w:eastAsia="宋体" w:hAnsi="Times New Roman" w:cs="Times New Roman"/>
        </w:rPr>
      </w:pPr>
      <w:bookmarkStart w:id="79" w:name="_Toc103510121"/>
      <w:bookmarkStart w:id="80" w:name="_Toc130561551"/>
      <w:r w:rsidRPr="00145B70">
        <w:rPr>
          <w:rFonts w:ascii="Times New Roman" w:eastAsia="宋体" w:hAnsi="Times New Roman" w:cs="Times New Roman" w:hint="eastAsia"/>
        </w:rPr>
        <w:t>5.1</w:t>
      </w:r>
      <w:r w:rsidRPr="00145B70">
        <w:rPr>
          <w:rFonts w:ascii="Times New Roman" w:eastAsia="宋体" w:hAnsi="Times New Roman" w:cs="Times New Roman"/>
        </w:rPr>
        <w:t xml:space="preserve"> </w:t>
      </w:r>
      <w:r w:rsidRPr="00145B70">
        <w:rPr>
          <w:rFonts w:ascii="Times New Roman" w:eastAsia="宋体" w:hAnsi="Times New Roman" w:cs="Times New Roman" w:hint="eastAsia"/>
        </w:rPr>
        <w:t>编码</w:t>
      </w:r>
      <w:bookmarkEnd w:id="79"/>
      <w:bookmarkEnd w:id="80"/>
    </w:p>
    <w:p w14:paraId="66DF0207" w14:textId="41A7D4E2" w:rsidR="00145B70" w:rsidRPr="00145B70" w:rsidRDefault="00145B70" w:rsidP="00145B70">
      <w:pPr>
        <w:pStyle w:val="3"/>
        <w:spacing w:before="156" w:after="156"/>
      </w:pPr>
      <w:bookmarkStart w:id="81" w:name="_Toc130561552"/>
      <w:r w:rsidRPr="00145B70">
        <w:rPr>
          <w:rFonts w:ascii="Times New Roman" w:eastAsia="宋体" w:hAnsi="Times New Roman" w:cs="Times New Roman" w:hint="eastAsia"/>
          <w:b/>
          <w:bCs w:val="0"/>
          <w:sz w:val="28"/>
          <w:szCs w:val="28"/>
        </w:rPr>
        <w:t>5</w:t>
      </w:r>
      <w:r w:rsidRPr="00145B70">
        <w:rPr>
          <w:rFonts w:ascii="Times New Roman" w:eastAsia="宋体" w:hAnsi="Times New Roman" w:cs="Times New Roman"/>
          <w:b/>
          <w:bCs w:val="0"/>
          <w:sz w:val="28"/>
          <w:szCs w:val="28"/>
        </w:rPr>
        <w:t xml:space="preserve">.1.1 </w:t>
      </w:r>
      <w:r w:rsidRPr="00145B70">
        <w:rPr>
          <w:rFonts w:ascii="Times New Roman" w:eastAsia="宋体" w:hAnsi="Times New Roman" w:cs="Times New Roman" w:hint="eastAsia"/>
          <w:b/>
          <w:bCs w:val="0"/>
          <w:sz w:val="28"/>
          <w:szCs w:val="28"/>
        </w:rPr>
        <w:t>编码规则简介</w:t>
      </w:r>
      <w:bookmarkEnd w:id="81"/>
    </w:p>
    <w:p w14:paraId="32BF18C2" w14:textId="08ABC135" w:rsidR="00C67AB4" w:rsidRPr="00145B70" w:rsidRDefault="00145B70" w:rsidP="00145B70">
      <w:pPr>
        <w:pStyle w:val="3"/>
        <w:spacing w:before="156" w:after="156"/>
        <w:rPr>
          <w:rFonts w:ascii="Times New Roman" w:eastAsia="宋体" w:hAnsi="Times New Roman" w:cs="Times New Roman"/>
          <w:b/>
          <w:bCs w:val="0"/>
          <w:sz w:val="28"/>
          <w:szCs w:val="28"/>
        </w:rPr>
      </w:pPr>
      <w:bookmarkStart w:id="82" w:name="_Toc103510122"/>
      <w:bookmarkStart w:id="83" w:name="_Toc130561553"/>
      <w:r w:rsidRPr="00145B70">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82"/>
      <w:r>
        <w:rPr>
          <w:rFonts w:ascii="Times New Roman" w:eastAsia="宋体" w:hAnsi="Times New Roman" w:cs="Times New Roman"/>
          <w:b/>
          <w:bCs w:val="0"/>
          <w:sz w:val="28"/>
          <w:szCs w:val="28"/>
        </w:rPr>
        <w:t>2</w:t>
      </w:r>
      <w:r w:rsidRPr="00145B70">
        <w:rPr>
          <w:rFonts w:ascii="Times New Roman" w:eastAsia="宋体" w:hAnsi="Times New Roman" w:cs="Times New Roman" w:hint="eastAsia"/>
          <w:b/>
          <w:bCs w:val="0"/>
          <w:sz w:val="28"/>
          <w:szCs w:val="28"/>
        </w:rPr>
        <w:t>代表性模块示例</w:t>
      </w:r>
      <w:bookmarkEnd w:id="83"/>
    </w:p>
    <w:p w14:paraId="179C01DE" w14:textId="72768E84" w:rsidR="00C67AB4" w:rsidRDefault="00C67AB4" w:rsidP="00145B70">
      <w:pPr>
        <w:pStyle w:val="2"/>
        <w:rPr>
          <w:rFonts w:ascii="Times New Roman" w:eastAsia="宋体" w:hAnsi="Times New Roman" w:cs="Times New Roman"/>
        </w:rPr>
      </w:pPr>
      <w:bookmarkStart w:id="84" w:name="_Toc103510126"/>
      <w:bookmarkStart w:id="85" w:name="_Toc130561554"/>
      <w:r w:rsidRPr="00145B70">
        <w:rPr>
          <w:rFonts w:ascii="Times New Roman" w:eastAsia="宋体" w:hAnsi="Times New Roman" w:cs="Times New Roman" w:hint="eastAsia"/>
        </w:rPr>
        <w:t>5.2</w:t>
      </w:r>
      <w:r w:rsidRPr="00145B70">
        <w:rPr>
          <w:rFonts w:ascii="Times New Roman" w:eastAsia="宋体" w:hAnsi="Times New Roman" w:cs="Times New Roman" w:hint="eastAsia"/>
        </w:rPr>
        <w:t>测试</w:t>
      </w:r>
      <w:bookmarkEnd w:id="84"/>
      <w:bookmarkEnd w:id="85"/>
    </w:p>
    <w:p w14:paraId="49464C2C" w14:textId="00D4EC88"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5700677B" w14:textId="51CEE347" w:rsidR="00C67AB4" w:rsidRDefault="00C67AB4" w:rsidP="00C67AB4">
      <w:pPr>
        <w:pStyle w:val="3"/>
        <w:spacing w:before="156" w:after="156"/>
        <w:rPr>
          <w:rFonts w:ascii="Times New Roman" w:eastAsia="宋体" w:hAnsi="Times New Roman" w:cs="Times New Roman"/>
          <w:b/>
          <w:bCs w:val="0"/>
          <w:sz w:val="28"/>
          <w:szCs w:val="28"/>
        </w:rPr>
      </w:pPr>
      <w:bookmarkStart w:id="86" w:name="_Toc103510127"/>
      <w:bookmarkStart w:id="87" w:name="_Toc130561555"/>
      <w:r w:rsidRPr="00145B70">
        <w:rPr>
          <w:rFonts w:ascii="Times New Roman" w:eastAsia="宋体" w:hAnsi="Times New Roman" w:cs="Times New Roman" w:hint="eastAsia"/>
          <w:b/>
          <w:bCs w:val="0"/>
          <w:sz w:val="28"/>
          <w:szCs w:val="28"/>
        </w:rPr>
        <w:t>5.2.1</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白盒测试</w:t>
      </w:r>
      <w:bookmarkEnd w:id="86"/>
      <w:bookmarkEnd w:id="87"/>
    </w:p>
    <w:p w14:paraId="08F20293" w14:textId="2D0588B4"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模块独立路径分析</w:t>
      </w:r>
    </w:p>
    <w:p w14:paraId="485A2414" w14:textId="064B5E4C"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146D2B1B" w14:textId="23784CDD"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3AFEE1A8" w14:textId="3F918881" w:rsidR="00C67AB4" w:rsidRPr="004905AC" w:rsidRDefault="00C67AB4" w:rsidP="004905AC">
      <w:pPr>
        <w:pStyle w:val="3"/>
        <w:spacing w:before="156" w:after="156"/>
        <w:rPr>
          <w:rFonts w:ascii="Times New Roman" w:eastAsia="宋体" w:hAnsi="Times New Roman" w:cs="Times New Roman"/>
          <w:b/>
          <w:bCs w:val="0"/>
          <w:sz w:val="28"/>
          <w:szCs w:val="28"/>
        </w:rPr>
      </w:pPr>
      <w:bookmarkStart w:id="88" w:name="_Toc103510128"/>
      <w:bookmarkStart w:id="89" w:name="_Toc130561556"/>
      <w:r w:rsidRPr="004905AC">
        <w:rPr>
          <w:rFonts w:ascii="Times New Roman" w:eastAsia="宋体" w:hAnsi="Times New Roman" w:cs="Times New Roman" w:hint="eastAsia"/>
          <w:b/>
          <w:bCs w:val="0"/>
          <w:sz w:val="28"/>
          <w:szCs w:val="28"/>
        </w:rPr>
        <w:t>5.2.2</w:t>
      </w:r>
      <w:r w:rsidRPr="004905AC">
        <w:rPr>
          <w:rFonts w:ascii="Times New Roman" w:eastAsia="宋体" w:hAnsi="Times New Roman" w:cs="Times New Roman"/>
          <w:b/>
          <w:bCs w:val="0"/>
          <w:sz w:val="28"/>
          <w:szCs w:val="28"/>
        </w:rPr>
        <w:t xml:space="preserve"> </w:t>
      </w:r>
      <w:r w:rsidRPr="004905AC">
        <w:rPr>
          <w:rFonts w:ascii="Times New Roman" w:eastAsia="宋体" w:hAnsi="Times New Roman" w:cs="Times New Roman" w:hint="eastAsia"/>
          <w:b/>
          <w:bCs w:val="0"/>
          <w:sz w:val="28"/>
          <w:szCs w:val="28"/>
        </w:rPr>
        <w:t>黑盒测试</w:t>
      </w:r>
      <w:bookmarkEnd w:id="88"/>
      <w:bookmarkEnd w:id="89"/>
    </w:p>
    <w:p w14:paraId="3F87D071" w14:textId="1A12E84B"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模块的等价类分析</w:t>
      </w:r>
    </w:p>
    <w:p w14:paraId="5854651A" w14:textId="446C4453"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38B77F6C" w14:textId="4675CD95"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18612798" w14:textId="77777777" w:rsidR="004905AC" w:rsidRPr="004905AC" w:rsidRDefault="004905AC" w:rsidP="004905AC">
      <w:pPr>
        <w:sectPr w:rsidR="004905AC" w:rsidRPr="004905AC" w:rsidSect="002A770B">
          <w:pgSz w:w="11906" w:h="16838" w:code="9"/>
          <w:pgMar w:top="1418" w:right="1418" w:bottom="1418" w:left="1418" w:header="737" w:footer="851" w:gutter="567"/>
          <w:pgNumType w:fmt="numberInDash"/>
          <w:cols w:space="425"/>
          <w:docGrid w:type="lines" w:linePitch="312"/>
        </w:sectPr>
      </w:pPr>
    </w:p>
    <w:p w14:paraId="5F23C7EA" w14:textId="4E6FBAC0" w:rsidR="00C67AB4" w:rsidRDefault="00C67AB4" w:rsidP="005A36F7">
      <w:pPr>
        <w:pStyle w:val="1"/>
      </w:pPr>
      <w:bookmarkStart w:id="90" w:name="_Toc103510129"/>
      <w:bookmarkStart w:id="91" w:name="_Toc130561557"/>
      <w:r>
        <w:rPr>
          <w:rFonts w:hint="eastAsia"/>
        </w:rPr>
        <w:lastRenderedPageBreak/>
        <w:t xml:space="preserve">6 </w:t>
      </w:r>
      <w:r>
        <w:rPr>
          <w:rFonts w:hint="eastAsia"/>
        </w:rPr>
        <w:t>系统使用说明</w:t>
      </w:r>
      <w:bookmarkEnd w:id="90"/>
      <w:bookmarkEnd w:id="91"/>
    </w:p>
    <w:p w14:paraId="2F5C3B08" w14:textId="3BB86D83"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7AB94CB2" w14:textId="6ADC7B15" w:rsidR="00C67AB4" w:rsidRPr="004905AC" w:rsidRDefault="00C67AB4" w:rsidP="00C67AB4">
      <w:pPr>
        <w:pStyle w:val="2"/>
        <w:rPr>
          <w:rFonts w:ascii="Times New Roman" w:eastAsia="宋体" w:hAnsi="Times New Roman" w:cs="Times New Roman"/>
        </w:rPr>
      </w:pPr>
      <w:bookmarkStart w:id="92" w:name="_Toc103510130"/>
      <w:bookmarkStart w:id="93" w:name="_Toc130561558"/>
      <w:bookmarkEnd w:id="69"/>
      <w:bookmarkEnd w:id="70"/>
      <w:r w:rsidRPr="004905AC">
        <w:rPr>
          <w:rFonts w:ascii="Times New Roman" w:eastAsia="宋体" w:hAnsi="Times New Roman" w:cs="Times New Roman" w:hint="eastAsia"/>
        </w:rPr>
        <w:t xml:space="preserve">6.1 </w:t>
      </w:r>
      <w:r w:rsidRPr="004905AC">
        <w:rPr>
          <w:rFonts w:ascii="Times New Roman" w:eastAsia="宋体" w:hAnsi="Times New Roman" w:cs="Times New Roman" w:hint="eastAsia"/>
        </w:rPr>
        <w:t>系统运行环境和配置</w:t>
      </w:r>
      <w:bookmarkEnd w:id="92"/>
      <w:bookmarkEnd w:id="93"/>
    </w:p>
    <w:p w14:paraId="39CC31FB" w14:textId="57CF3E3E" w:rsidR="00C67AB4" w:rsidRPr="004905AC" w:rsidRDefault="00C67AB4" w:rsidP="00C67AB4">
      <w:pPr>
        <w:pStyle w:val="2"/>
        <w:rPr>
          <w:rFonts w:ascii="Times New Roman" w:eastAsia="宋体" w:hAnsi="Times New Roman" w:cs="Times New Roman"/>
        </w:rPr>
      </w:pPr>
      <w:bookmarkStart w:id="94" w:name="_Toc103510131"/>
      <w:bookmarkStart w:id="95" w:name="_Toc130561559"/>
      <w:r w:rsidRPr="004905AC">
        <w:rPr>
          <w:rFonts w:ascii="Times New Roman" w:eastAsia="宋体" w:hAnsi="Times New Roman" w:cs="Times New Roman" w:hint="eastAsia"/>
        </w:rPr>
        <w:t xml:space="preserve">6.2 </w:t>
      </w:r>
      <w:r w:rsidRPr="004905AC">
        <w:rPr>
          <w:rFonts w:ascii="Times New Roman" w:eastAsia="宋体" w:hAnsi="Times New Roman" w:cs="Times New Roman" w:hint="eastAsia"/>
        </w:rPr>
        <w:t>系统操作说明</w:t>
      </w:r>
      <w:bookmarkEnd w:id="94"/>
      <w:r w:rsidR="004905AC" w:rsidRPr="004905AC">
        <w:rPr>
          <w:rFonts w:ascii="Times New Roman" w:eastAsia="宋体" w:hAnsi="Times New Roman" w:cs="Times New Roman" w:hint="eastAsia"/>
          <w:color w:val="FF0000"/>
        </w:rPr>
        <w:t>（按照结构图或层次图的框架依次介绍）</w:t>
      </w:r>
      <w:bookmarkEnd w:id="95"/>
    </w:p>
    <w:p w14:paraId="69A63E8D" w14:textId="32DB5DBB" w:rsidR="00C67AB4" w:rsidRPr="004905AC" w:rsidRDefault="00C67AB4" w:rsidP="00C67AB4">
      <w:pPr>
        <w:pStyle w:val="3"/>
        <w:spacing w:before="156" w:after="156"/>
        <w:rPr>
          <w:rFonts w:ascii="Times New Roman" w:eastAsia="宋体" w:hAnsi="Times New Roman" w:cs="Times New Roman"/>
          <w:b/>
          <w:bCs w:val="0"/>
          <w:sz w:val="28"/>
          <w:szCs w:val="28"/>
        </w:rPr>
      </w:pPr>
      <w:bookmarkStart w:id="96" w:name="_Toc103510132"/>
      <w:bookmarkStart w:id="97" w:name="_Toc130561560"/>
      <w:r w:rsidRPr="004905AC">
        <w:rPr>
          <w:rFonts w:ascii="Times New Roman" w:eastAsia="宋体" w:hAnsi="Times New Roman" w:cs="Times New Roman"/>
          <w:b/>
          <w:bCs w:val="0"/>
          <w:sz w:val="28"/>
          <w:szCs w:val="28"/>
        </w:rPr>
        <w:t xml:space="preserve">6.2.1 </w:t>
      </w:r>
      <w:r w:rsidR="004905AC">
        <w:rPr>
          <w:rFonts w:ascii="Times New Roman" w:eastAsia="宋体" w:hAnsi="Times New Roman" w:cs="Times New Roman" w:hint="eastAsia"/>
          <w:b/>
          <w:bCs w:val="0"/>
          <w:sz w:val="28"/>
          <w:szCs w:val="28"/>
        </w:rPr>
        <w:t>XX</w:t>
      </w:r>
      <w:r w:rsidR="004905AC">
        <w:rPr>
          <w:rFonts w:ascii="Times New Roman" w:eastAsia="宋体" w:hAnsi="Times New Roman" w:cs="Times New Roman"/>
          <w:b/>
          <w:bCs w:val="0"/>
          <w:sz w:val="28"/>
          <w:szCs w:val="28"/>
        </w:rPr>
        <w:t>1</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96"/>
      <w:bookmarkEnd w:id="97"/>
    </w:p>
    <w:p w14:paraId="632B2242" w14:textId="22BA4AE6" w:rsidR="00C67AB4" w:rsidRPr="004905AC" w:rsidRDefault="00C67AB4" w:rsidP="00C67AB4">
      <w:pPr>
        <w:pStyle w:val="3"/>
        <w:spacing w:before="156" w:after="156"/>
        <w:rPr>
          <w:rFonts w:ascii="Times New Roman" w:eastAsia="宋体" w:hAnsi="Times New Roman" w:cs="Times New Roman"/>
          <w:b/>
          <w:bCs w:val="0"/>
          <w:sz w:val="28"/>
          <w:szCs w:val="28"/>
        </w:rPr>
      </w:pPr>
      <w:bookmarkStart w:id="98" w:name="_Toc8246952"/>
      <w:bookmarkStart w:id="99" w:name="_Toc103510133"/>
      <w:bookmarkStart w:id="100" w:name="_Toc130561561"/>
      <w:r w:rsidRPr="004905AC">
        <w:rPr>
          <w:rFonts w:ascii="Times New Roman" w:eastAsia="宋体" w:hAnsi="Times New Roman" w:cs="Times New Roman"/>
          <w:b/>
          <w:bCs w:val="0"/>
          <w:sz w:val="28"/>
          <w:szCs w:val="28"/>
        </w:rPr>
        <w:t>6.2.2</w:t>
      </w:r>
      <w:r w:rsidR="004905AC">
        <w:rPr>
          <w:rFonts w:ascii="Times New Roman" w:eastAsia="宋体" w:hAnsi="Times New Roman" w:cs="Times New Roman"/>
          <w:b/>
          <w:bCs w:val="0"/>
          <w:sz w:val="28"/>
          <w:szCs w:val="28"/>
        </w:rPr>
        <w:t xml:space="preserve">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X2</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98"/>
      <w:bookmarkEnd w:id="99"/>
      <w:bookmarkEnd w:id="100"/>
    </w:p>
    <w:p w14:paraId="3ACDBD11" w14:textId="42AFB854" w:rsidR="00C67AB4" w:rsidRPr="004905AC" w:rsidRDefault="00C67AB4" w:rsidP="00C67AB4">
      <w:pPr>
        <w:pStyle w:val="3"/>
        <w:spacing w:before="156" w:after="156"/>
        <w:rPr>
          <w:rFonts w:ascii="Times New Roman" w:eastAsia="宋体" w:hAnsi="Times New Roman" w:cs="Times New Roman"/>
          <w:b/>
          <w:bCs w:val="0"/>
          <w:sz w:val="28"/>
          <w:szCs w:val="28"/>
        </w:rPr>
      </w:pPr>
      <w:bookmarkStart w:id="101" w:name="_Toc103510134"/>
      <w:bookmarkStart w:id="102" w:name="_Toc130561562"/>
      <w:r w:rsidRPr="004905AC">
        <w:rPr>
          <w:rFonts w:ascii="Times New Roman" w:eastAsia="宋体" w:hAnsi="Times New Roman" w:cs="Times New Roman"/>
          <w:b/>
          <w:bCs w:val="0"/>
          <w:sz w:val="28"/>
          <w:szCs w:val="28"/>
        </w:rPr>
        <w:t xml:space="preserve">6.2.3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X3</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1"/>
      <w:bookmarkEnd w:id="102"/>
    </w:p>
    <w:p w14:paraId="173049E5" w14:textId="168B4C95" w:rsidR="00C67AB4" w:rsidRPr="004905AC" w:rsidRDefault="00C67AB4" w:rsidP="00C67AB4">
      <w:pPr>
        <w:pStyle w:val="3"/>
        <w:spacing w:before="156" w:after="156"/>
        <w:rPr>
          <w:rFonts w:ascii="Times New Roman" w:eastAsia="宋体" w:hAnsi="Times New Roman" w:cs="Times New Roman"/>
          <w:b/>
          <w:bCs w:val="0"/>
          <w:sz w:val="28"/>
          <w:szCs w:val="28"/>
        </w:rPr>
      </w:pPr>
      <w:bookmarkStart w:id="103" w:name="_Toc103510135"/>
      <w:bookmarkStart w:id="104" w:name="_Toc130561563"/>
      <w:r w:rsidRPr="004905AC">
        <w:rPr>
          <w:rFonts w:ascii="Times New Roman" w:eastAsia="宋体" w:hAnsi="Times New Roman" w:cs="Times New Roman"/>
          <w:b/>
          <w:bCs w:val="0"/>
          <w:sz w:val="28"/>
          <w:szCs w:val="28"/>
        </w:rPr>
        <w:t>6.2.</w:t>
      </w:r>
      <w:r w:rsidRPr="004905AC">
        <w:rPr>
          <w:rFonts w:ascii="Times New Roman" w:eastAsia="宋体" w:hAnsi="Times New Roman" w:cs="Times New Roman" w:hint="eastAsia"/>
          <w:b/>
          <w:bCs w:val="0"/>
          <w:sz w:val="28"/>
          <w:szCs w:val="28"/>
        </w:rPr>
        <w:t>4</w:t>
      </w:r>
      <w:r w:rsidRPr="004905AC">
        <w:rPr>
          <w:rFonts w:ascii="Times New Roman" w:eastAsia="宋体" w:hAnsi="Times New Roman" w:cs="Times New Roman"/>
          <w:b/>
          <w:bCs w:val="0"/>
          <w:sz w:val="28"/>
          <w:szCs w:val="28"/>
        </w:rPr>
        <w:t xml:space="preserve">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X4</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3"/>
      <w:bookmarkEnd w:id="104"/>
    </w:p>
    <w:p w14:paraId="236567EF" w14:textId="77777777" w:rsidR="00C67AB4" w:rsidRDefault="00C67AB4" w:rsidP="005A36F7">
      <w:pPr>
        <w:pStyle w:val="1"/>
        <w:sectPr w:rsidR="00C67AB4" w:rsidSect="002A770B">
          <w:pgSz w:w="11906" w:h="16838" w:code="9"/>
          <w:pgMar w:top="1418" w:right="1418" w:bottom="1418" w:left="1418" w:header="737" w:footer="851" w:gutter="567"/>
          <w:pgNumType w:fmt="numberInDash"/>
          <w:cols w:space="425"/>
          <w:docGrid w:type="lines" w:linePitch="312"/>
        </w:sectPr>
      </w:pPr>
    </w:p>
    <w:p w14:paraId="0450F141" w14:textId="2B448026" w:rsidR="00C67AB4" w:rsidRPr="00CB1CDA" w:rsidRDefault="00C67AB4" w:rsidP="005A36F7">
      <w:pPr>
        <w:pStyle w:val="1"/>
      </w:pPr>
      <w:bookmarkStart w:id="105" w:name="_Toc103510136"/>
      <w:bookmarkStart w:id="106" w:name="_Toc130561564"/>
      <w:r>
        <w:rPr>
          <w:rFonts w:hint="eastAsia"/>
        </w:rPr>
        <w:lastRenderedPageBreak/>
        <w:t>7</w:t>
      </w:r>
      <w:r>
        <w:t xml:space="preserve"> </w:t>
      </w:r>
      <w:r w:rsidRPr="00CB1CDA">
        <w:rPr>
          <w:rFonts w:hint="eastAsia"/>
        </w:rPr>
        <w:t>总结</w:t>
      </w:r>
      <w:bookmarkEnd w:id="105"/>
      <w:bookmarkEnd w:id="106"/>
    </w:p>
    <w:p w14:paraId="09457AC9" w14:textId="77777777" w:rsidR="00C67AB4" w:rsidRDefault="00C67AB4" w:rsidP="005A36F7">
      <w:pPr>
        <w:pStyle w:val="1"/>
        <w:sectPr w:rsidR="00C67AB4" w:rsidSect="002A770B">
          <w:pgSz w:w="11906" w:h="16838" w:code="9"/>
          <w:pgMar w:top="1418" w:right="1418" w:bottom="1418" w:left="1418" w:header="737" w:footer="851" w:gutter="567"/>
          <w:pgNumType w:fmt="numberInDash"/>
          <w:cols w:space="425"/>
          <w:docGrid w:type="lines" w:linePitch="312"/>
        </w:sectPr>
      </w:pPr>
    </w:p>
    <w:p w14:paraId="498DE16E" w14:textId="77777777" w:rsidR="00BB165C" w:rsidRDefault="00BB165C" w:rsidP="005A36F7">
      <w:pPr>
        <w:pStyle w:val="1"/>
      </w:pPr>
      <w:bookmarkStart w:id="107" w:name="_Toc103510137"/>
      <w:bookmarkStart w:id="108" w:name="_Toc130561565"/>
      <w:bookmarkStart w:id="109" w:name="_Toc166818252"/>
      <w:bookmarkStart w:id="110" w:name="_Toc103510138"/>
      <w:r>
        <w:rPr>
          <w:rFonts w:hint="eastAsia"/>
        </w:rPr>
        <w:lastRenderedPageBreak/>
        <w:t>参考文献</w:t>
      </w:r>
      <w:bookmarkEnd w:id="107"/>
      <w:bookmarkEnd w:id="108"/>
    </w:p>
    <w:p w14:paraId="630E077C" w14:textId="77777777" w:rsidR="00BB165C" w:rsidRPr="00037E86" w:rsidRDefault="00BB165C" w:rsidP="00BB165C">
      <w:pPr>
        <w:spacing w:line="360" w:lineRule="auto"/>
        <w:rPr>
          <w:rFonts w:ascii="宋体" w:eastAsia="宋体" w:hAnsi="宋体"/>
          <w:b/>
          <w:bCs/>
          <w:sz w:val="24"/>
          <w:szCs w:val="24"/>
        </w:rPr>
      </w:pPr>
      <w:r>
        <w:rPr>
          <w:rFonts w:ascii="宋体" w:eastAsia="宋体" w:hAnsi="宋体"/>
          <w:sz w:val="24"/>
          <w:szCs w:val="24"/>
        </w:rPr>
        <w:t>[1</w:t>
      </w:r>
      <w:r w:rsidRPr="00037E86">
        <w:rPr>
          <w:rFonts w:ascii="宋体" w:eastAsia="宋体" w:hAnsi="宋体"/>
          <w:sz w:val="24"/>
          <w:szCs w:val="24"/>
        </w:rPr>
        <w:t>]高士</w:t>
      </w:r>
      <w:r w:rsidRPr="00037E86">
        <w:rPr>
          <w:rFonts w:ascii="宋体" w:eastAsia="宋体" w:hAnsi="宋体" w:hint="eastAsia"/>
          <w:b/>
          <w:bCs/>
          <w:sz w:val="24"/>
          <w:szCs w:val="24"/>
        </w:rPr>
        <w:t>.</w:t>
      </w:r>
      <w:r w:rsidRPr="00037E86">
        <w:rPr>
          <w:rFonts w:ascii="宋体" w:eastAsia="宋体" w:hAnsi="宋体"/>
          <w:sz w:val="24"/>
          <w:szCs w:val="24"/>
        </w:rPr>
        <w:t>基于卷积神经网络的马铃薯病虫害图像识别研究[D].</w:t>
      </w:r>
      <w:r w:rsidRPr="00037E86">
        <w:rPr>
          <w:rFonts w:ascii="宋体" w:eastAsia="宋体" w:hAnsi="宋体" w:hint="eastAsia"/>
          <w:bCs/>
          <w:sz w:val="24"/>
          <w:szCs w:val="24"/>
        </w:rPr>
        <w:t>湖南</w:t>
      </w:r>
      <w:r w:rsidRPr="00037E86">
        <w:rPr>
          <w:rFonts w:ascii="宋体" w:eastAsia="宋体" w:hAnsi="宋体" w:hint="eastAsia"/>
          <w:b/>
          <w:bCs/>
          <w:sz w:val="24"/>
          <w:szCs w:val="24"/>
        </w:rPr>
        <w:t>:</w:t>
      </w:r>
      <w:r w:rsidRPr="00037E86">
        <w:rPr>
          <w:rFonts w:ascii="宋体" w:eastAsia="宋体" w:hAnsi="宋体"/>
          <w:sz w:val="24"/>
          <w:szCs w:val="24"/>
        </w:rPr>
        <w:t>湖南农业大学,2021.</w:t>
      </w:r>
    </w:p>
    <w:p w14:paraId="2C4207AD" w14:textId="77777777" w:rsidR="00BB165C" w:rsidRDefault="00BB165C" w:rsidP="00BB165C">
      <w:pPr>
        <w:spacing w:line="360" w:lineRule="auto"/>
        <w:rPr>
          <w:rFonts w:ascii="宋体" w:eastAsia="宋体" w:hAnsi="宋体"/>
          <w:sz w:val="24"/>
          <w:szCs w:val="24"/>
        </w:rPr>
      </w:pPr>
      <w:r w:rsidRPr="00037E86">
        <w:rPr>
          <w:rFonts w:ascii="宋体" w:eastAsia="宋体" w:hAnsi="宋体"/>
          <w:bCs/>
          <w:sz w:val="24"/>
          <w:szCs w:val="24"/>
        </w:rPr>
        <w:t>[2</w:t>
      </w:r>
      <w:r w:rsidRPr="00037E86">
        <w:rPr>
          <w:rFonts w:ascii="宋体" w:eastAsia="宋体" w:hAnsi="宋体"/>
          <w:sz w:val="24"/>
          <w:szCs w:val="24"/>
        </w:rPr>
        <w:t>]姜建勇</w:t>
      </w:r>
      <w:r>
        <w:rPr>
          <w:rFonts w:ascii="宋体" w:eastAsia="宋体" w:hAnsi="宋体"/>
          <w:b/>
          <w:bCs/>
          <w:sz w:val="24"/>
          <w:szCs w:val="24"/>
        </w:rPr>
        <w:t>.</w:t>
      </w:r>
      <w:r w:rsidRPr="00037E86">
        <w:rPr>
          <w:rFonts w:ascii="宋体" w:eastAsia="宋体" w:hAnsi="宋体"/>
          <w:sz w:val="24"/>
          <w:szCs w:val="24"/>
        </w:rPr>
        <w:t>基于深度学习的定制化图像识别系统的设计与实现[D].</w:t>
      </w:r>
      <w:r w:rsidRPr="00037E86">
        <w:rPr>
          <w:rFonts w:ascii="宋体" w:eastAsia="宋体" w:hAnsi="宋体" w:hint="eastAsia"/>
          <w:bCs/>
          <w:sz w:val="24"/>
          <w:szCs w:val="24"/>
        </w:rPr>
        <w:t>贵州</w:t>
      </w:r>
      <w:r w:rsidRPr="00037E86">
        <w:rPr>
          <w:rFonts w:ascii="宋体" w:eastAsia="宋体" w:hAnsi="宋体" w:hint="eastAsia"/>
          <w:b/>
          <w:bCs/>
          <w:sz w:val="24"/>
          <w:szCs w:val="24"/>
        </w:rPr>
        <w:t>:</w:t>
      </w:r>
      <w:r w:rsidRPr="00037E86">
        <w:rPr>
          <w:rFonts w:ascii="宋体" w:eastAsia="宋体" w:hAnsi="宋体"/>
          <w:sz w:val="24"/>
          <w:szCs w:val="24"/>
        </w:rPr>
        <w:t>贵州大学,2021.</w:t>
      </w:r>
    </w:p>
    <w:p w14:paraId="7C2D3356" w14:textId="77777777" w:rsidR="00BB165C" w:rsidRDefault="00BB165C" w:rsidP="00BB165C">
      <w:pPr>
        <w:spacing w:line="360" w:lineRule="auto"/>
        <w:rPr>
          <w:rFonts w:ascii="宋体" w:eastAsia="宋体" w:hAnsi="宋体" w:cs="Times New Roman"/>
          <w:sz w:val="24"/>
          <w:szCs w:val="24"/>
        </w:rPr>
      </w:pPr>
      <w:r>
        <w:rPr>
          <w:rFonts w:ascii="宋体" w:eastAsia="宋体" w:hAnsi="宋体" w:cs="Times New Roman"/>
          <w:sz w:val="24"/>
          <w:szCs w:val="24"/>
        </w:rPr>
        <w:t>[3</w:t>
      </w:r>
      <w:r w:rsidRPr="00037E86">
        <w:rPr>
          <w:rFonts w:ascii="宋体" w:eastAsia="宋体" w:hAnsi="宋体" w:cs="Times New Roman"/>
          <w:sz w:val="24"/>
          <w:szCs w:val="24"/>
        </w:rPr>
        <w:t>]隽志龙</w:t>
      </w:r>
      <w:r>
        <w:rPr>
          <w:rFonts w:ascii="宋体" w:eastAsia="宋体" w:hAnsi="宋体" w:cs="Times New Roman" w:hint="eastAsia"/>
          <w:sz w:val="24"/>
          <w:szCs w:val="24"/>
        </w:rPr>
        <w:t>.</w:t>
      </w:r>
      <w:r w:rsidRPr="00037E86">
        <w:rPr>
          <w:rFonts w:ascii="宋体" w:eastAsia="宋体" w:hAnsi="宋体" w:cs="Times New Roman"/>
          <w:sz w:val="24"/>
          <w:szCs w:val="24"/>
        </w:rPr>
        <w:t>基于Python的海生物图像识别研究[D].</w:t>
      </w:r>
      <w:r>
        <w:rPr>
          <w:rFonts w:ascii="宋体" w:eastAsia="宋体" w:hAnsi="宋体" w:cs="Times New Roman" w:hint="eastAsia"/>
          <w:sz w:val="24"/>
          <w:szCs w:val="24"/>
        </w:rPr>
        <w:t>山东:</w:t>
      </w:r>
      <w:r w:rsidRPr="00037E86">
        <w:rPr>
          <w:rFonts w:ascii="宋体" w:eastAsia="宋体" w:hAnsi="宋体" w:cs="Times New Roman"/>
          <w:sz w:val="24"/>
          <w:szCs w:val="24"/>
        </w:rPr>
        <w:t>山东建筑大学,2022.</w:t>
      </w:r>
    </w:p>
    <w:p w14:paraId="6D1772FC" w14:textId="77777777" w:rsidR="00BB165C" w:rsidRDefault="00BB165C" w:rsidP="00BB165C">
      <w:pPr>
        <w:spacing w:line="360" w:lineRule="auto"/>
        <w:rPr>
          <w:rFonts w:ascii="宋体" w:eastAsia="宋体" w:hAnsi="宋体" w:cs="Times New Roman"/>
          <w:sz w:val="24"/>
          <w:szCs w:val="24"/>
        </w:rPr>
      </w:pPr>
      <w:r>
        <w:rPr>
          <w:rFonts w:ascii="宋体" w:eastAsia="宋体" w:hAnsi="宋体" w:cs="Times New Roman"/>
          <w:sz w:val="24"/>
          <w:szCs w:val="24"/>
        </w:rPr>
        <w:t>[4</w:t>
      </w:r>
      <w:r w:rsidRPr="00037E86">
        <w:rPr>
          <w:rFonts w:ascii="宋体" w:eastAsia="宋体" w:hAnsi="宋体" w:cs="Times New Roman"/>
          <w:sz w:val="24"/>
          <w:szCs w:val="24"/>
        </w:rPr>
        <w:t>]高兴</w:t>
      </w:r>
      <w:r>
        <w:rPr>
          <w:rFonts w:ascii="宋体" w:eastAsia="宋体" w:hAnsi="宋体" w:cs="Times New Roman"/>
          <w:sz w:val="24"/>
          <w:szCs w:val="24"/>
        </w:rPr>
        <w:t>.</w:t>
      </w:r>
      <w:r w:rsidRPr="00037E86">
        <w:rPr>
          <w:rFonts w:ascii="宋体" w:eastAsia="宋体" w:hAnsi="宋体" w:cs="Times New Roman"/>
          <w:sz w:val="24"/>
          <w:szCs w:val="24"/>
        </w:rPr>
        <w:t>基于深度学习的昆虫图像研究[D].</w:t>
      </w:r>
      <w:r>
        <w:rPr>
          <w:rFonts w:ascii="宋体" w:eastAsia="宋体" w:hAnsi="宋体" w:cs="Times New Roman" w:hint="eastAsia"/>
          <w:sz w:val="24"/>
          <w:szCs w:val="24"/>
        </w:rPr>
        <w:t>江苏:</w:t>
      </w:r>
      <w:r w:rsidRPr="00037E86">
        <w:rPr>
          <w:rFonts w:ascii="宋体" w:eastAsia="宋体" w:hAnsi="宋体" w:cs="Times New Roman"/>
          <w:sz w:val="24"/>
          <w:szCs w:val="24"/>
        </w:rPr>
        <w:t>中国矿业大学,2022.</w:t>
      </w:r>
    </w:p>
    <w:p w14:paraId="37A31A6B" w14:textId="77777777" w:rsidR="00BB165C" w:rsidRDefault="00BB165C" w:rsidP="00BB165C">
      <w:pPr>
        <w:spacing w:line="360" w:lineRule="auto"/>
        <w:rPr>
          <w:rFonts w:ascii="宋体" w:eastAsia="宋体" w:hAnsi="宋体" w:cs="Times New Roman"/>
          <w:sz w:val="24"/>
          <w:szCs w:val="24"/>
        </w:rPr>
      </w:pPr>
      <w:r>
        <w:rPr>
          <w:rFonts w:ascii="宋体" w:eastAsia="宋体" w:hAnsi="宋体" w:cs="Times New Roman"/>
          <w:sz w:val="24"/>
          <w:szCs w:val="24"/>
        </w:rPr>
        <w:t>[5</w:t>
      </w:r>
      <w:r w:rsidRPr="00037E86">
        <w:rPr>
          <w:rFonts w:ascii="宋体" w:eastAsia="宋体" w:hAnsi="宋体" w:cs="Times New Roman"/>
          <w:sz w:val="24"/>
          <w:szCs w:val="24"/>
        </w:rPr>
        <w:t>]申佳</w:t>
      </w:r>
      <w:r>
        <w:rPr>
          <w:rFonts w:ascii="宋体" w:eastAsia="宋体" w:hAnsi="宋体" w:cs="Times New Roman"/>
          <w:sz w:val="24"/>
          <w:szCs w:val="24"/>
        </w:rPr>
        <w:t>.</w:t>
      </w:r>
      <w:r w:rsidRPr="00037E86">
        <w:rPr>
          <w:rFonts w:ascii="宋体" w:eastAsia="宋体" w:hAnsi="宋体" w:cs="Times New Roman"/>
          <w:sz w:val="24"/>
          <w:szCs w:val="24"/>
        </w:rPr>
        <w:t>基于卷积神经网络的茶树病害图像识别研究[D].</w:t>
      </w:r>
      <w:r>
        <w:rPr>
          <w:rFonts w:ascii="宋体" w:eastAsia="宋体" w:hAnsi="宋体" w:cs="Times New Roman" w:hint="eastAsia"/>
          <w:sz w:val="24"/>
          <w:szCs w:val="24"/>
        </w:rPr>
        <w:t>湖南:</w:t>
      </w:r>
      <w:r w:rsidRPr="00037E86">
        <w:rPr>
          <w:rFonts w:ascii="宋体" w:eastAsia="宋体" w:hAnsi="宋体" w:cs="Times New Roman"/>
          <w:sz w:val="24"/>
          <w:szCs w:val="24"/>
        </w:rPr>
        <w:t>湖南农业大学,2021.</w:t>
      </w:r>
    </w:p>
    <w:p w14:paraId="073951DE" w14:textId="77777777" w:rsidR="00BB165C" w:rsidRDefault="00BB165C" w:rsidP="00BB165C">
      <w:pPr>
        <w:spacing w:line="360" w:lineRule="auto"/>
        <w:rPr>
          <w:rFonts w:ascii="宋体" w:eastAsia="宋体" w:hAnsi="宋体" w:cs="Times New Roman"/>
          <w:sz w:val="24"/>
          <w:szCs w:val="24"/>
        </w:rPr>
      </w:pPr>
      <w:r>
        <w:rPr>
          <w:rFonts w:ascii="宋体" w:eastAsia="宋体" w:hAnsi="宋体" w:cs="Times New Roman"/>
          <w:sz w:val="24"/>
          <w:szCs w:val="24"/>
        </w:rPr>
        <w:t>[6</w:t>
      </w:r>
      <w:r w:rsidRPr="00037E86">
        <w:rPr>
          <w:rFonts w:ascii="宋体" w:eastAsia="宋体" w:hAnsi="宋体" w:cs="Times New Roman"/>
          <w:sz w:val="24"/>
          <w:szCs w:val="24"/>
        </w:rPr>
        <w:t>]宋鑫</w:t>
      </w:r>
      <w:r>
        <w:rPr>
          <w:rFonts w:ascii="宋体" w:eastAsia="宋体" w:hAnsi="宋体" w:cs="Times New Roman"/>
          <w:sz w:val="24"/>
          <w:szCs w:val="24"/>
        </w:rPr>
        <w:t>.</w:t>
      </w:r>
      <w:r w:rsidRPr="00037E86">
        <w:rPr>
          <w:rFonts w:ascii="宋体" w:eastAsia="宋体" w:hAnsi="宋体" w:cs="Times New Roman"/>
          <w:sz w:val="24"/>
          <w:szCs w:val="24"/>
        </w:rPr>
        <w:t>基于卷积神经网络的模拟车间的零件识别研究[D].</w:t>
      </w:r>
      <w:r>
        <w:rPr>
          <w:rFonts w:ascii="宋体" w:eastAsia="宋体" w:hAnsi="宋体" w:cs="Times New Roman" w:hint="eastAsia"/>
          <w:sz w:val="24"/>
          <w:szCs w:val="24"/>
        </w:rPr>
        <w:t>辽宁</w:t>
      </w:r>
      <w:r>
        <w:rPr>
          <w:rFonts w:ascii="宋体" w:eastAsia="宋体" w:hAnsi="宋体" w:cs="Times New Roman"/>
          <w:sz w:val="24"/>
          <w:szCs w:val="24"/>
        </w:rPr>
        <w:t>:</w:t>
      </w:r>
      <w:r w:rsidRPr="00037E86">
        <w:rPr>
          <w:rFonts w:ascii="宋体" w:eastAsia="宋体" w:hAnsi="宋体" w:cs="Times New Roman"/>
          <w:sz w:val="24"/>
          <w:szCs w:val="24"/>
        </w:rPr>
        <w:t>大连理工大学,2021.</w:t>
      </w:r>
    </w:p>
    <w:p w14:paraId="3D0660B4" w14:textId="77777777" w:rsidR="00BB165C" w:rsidRDefault="00BB165C" w:rsidP="00BB165C">
      <w:pPr>
        <w:spacing w:line="360" w:lineRule="auto"/>
        <w:rPr>
          <w:rFonts w:ascii="宋体" w:eastAsia="宋体" w:hAnsi="宋体" w:cs="Times New Roman"/>
          <w:sz w:val="24"/>
          <w:szCs w:val="24"/>
        </w:rPr>
      </w:pPr>
      <w:r>
        <w:rPr>
          <w:rFonts w:ascii="宋体" w:eastAsia="宋体" w:hAnsi="宋体" w:cs="Times New Roman"/>
          <w:sz w:val="24"/>
          <w:szCs w:val="24"/>
        </w:rPr>
        <w:t>[7</w:t>
      </w:r>
      <w:r w:rsidRPr="00037E86">
        <w:rPr>
          <w:rFonts w:ascii="宋体" w:eastAsia="宋体" w:hAnsi="宋体" w:cs="Times New Roman"/>
          <w:sz w:val="24"/>
          <w:szCs w:val="24"/>
        </w:rPr>
        <w:t>]田胜</w:t>
      </w:r>
      <w:r>
        <w:rPr>
          <w:rFonts w:ascii="宋体" w:eastAsia="宋体" w:hAnsi="宋体" w:cs="Times New Roman"/>
          <w:sz w:val="24"/>
          <w:szCs w:val="24"/>
        </w:rPr>
        <w:t>.</w:t>
      </w:r>
      <w:r w:rsidRPr="00037E86">
        <w:rPr>
          <w:rFonts w:ascii="宋体" w:eastAsia="宋体" w:hAnsi="宋体" w:cs="Times New Roman"/>
          <w:sz w:val="24"/>
          <w:szCs w:val="24"/>
        </w:rPr>
        <w:t>舰船目标图像识别无人值守平台设计与实现[D].</w:t>
      </w:r>
      <w:r>
        <w:rPr>
          <w:rFonts w:ascii="宋体" w:eastAsia="宋体" w:hAnsi="宋体" w:cs="Times New Roman" w:hint="eastAsia"/>
          <w:sz w:val="24"/>
          <w:szCs w:val="24"/>
        </w:rPr>
        <w:t>浙江:</w:t>
      </w:r>
      <w:r w:rsidRPr="00037E86">
        <w:rPr>
          <w:rFonts w:ascii="宋体" w:eastAsia="宋体" w:hAnsi="宋体" w:cs="Times New Roman"/>
          <w:sz w:val="24"/>
          <w:szCs w:val="24"/>
        </w:rPr>
        <w:t>杭州电子科技大学,2021.</w:t>
      </w:r>
    </w:p>
    <w:p w14:paraId="38B8B5EE" w14:textId="77777777" w:rsidR="00BB165C" w:rsidRDefault="00BB165C" w:rsidP="00BB165C">
      <w:pPr>
        <w:spacing w:line="360" w:lineRule="auto"/>
        <w:rPr>
          <w:rFonts w:ascii="宋体" w:eastAsia="宋体" w:hAnsi="宋体" w:cs="Times New Roman"/>
          <w:sz w:val="24"/>
          <w:szCs w:val="24"/>
        </w:rPr>
      </w:pPr>
      <w:r>
        <w:rPr>
          <w:rFonts w:ascii="宋体" w:eastAsia="宋体" w:hAnsi="宋体" w:cs="Times New Roman"/>
          <w:sz w:val="24"/>
          <w:szCs w:val="24"/>
        </w:rPr>
        <w:t>[8</w:t>
      </w:r>
      <w:r w:rsidRPr="00037E86">
        <w:rPr>
          <w:rFonts w:ascii="宋体" w:eastAsia="宋体" w:hAnsi="宋体" w:cs="Times New Roman"/>
          <w:sz w:val="24"/>
          <w:szCs w:val="24"/>
        </w:rPr>
        <w:t>]李照明</w:t>
      </w:r>
      <w:r>
        <w:rPr>
          <w:rFonts w:ascii="宋体" w:eastAsia="宋体" w:hAnsi="宋体" w:cs="Times New Roman"/>
          <w:sz w:val="24"/>
          <w:szCs w:val="24"/>
        </w:rPr>
        <w:t>.</w:t>
      </w:r>
      <w:r w:rsidRPr="00037E86">
        <w:rPr>
          <w:rFonts w:ascii="宋体" w:eastAsia="宋体" w:hAnsi="宋体" w:cs="Times New Roman"/>
          <w:sz w:val="24"/>
          <w:szCs w:val="24"/>
        </w:rPr>
        <w:t>基于卷积神经网络的PCB板色环电阻的图像识别与测量方法[D].</w:t>
      </w:r>
      <w:r>
        <w:rPr>
          <w:rFonts w:ascii="宋体" w:eastAsia="宋体" w:hAnsi="宋体" w:cs="Times New Roman" w:hint="eastAsia"/>
          <w:sz w:val="24"/>
          <w:szCs w:val="24"/>
        </w:rPr>
        <w:t>湖南:</w:t>
      </w:r>
      <w:r w:rsidRPr="00037E86">
        <w:rPr>
          <w:rFonts w:ascii="宋体" w:eastAsia="宋体" w:hAnsi="宋体" w:cs="Times New Roman"/>
          <w:sz w:val="24"/>
          <w:szCs w:val="24"/>
        </w:rPr>
        <w:t>湖南大学,2020.</w:t>
      </w:r>
    </w:p>
    <w:p w14:paraId="21282B74" w14:textId="77777777" w:rsidR="00BB165C" w:rsidRDefault="00BB165C" w:rsidP="00BB165C">
      <w:pPr>
        <w:spacing w:line="360" w:lineRule="auto"/>
        <w:rPr>
          <w:rFonts w:ascii="宋体" w:eastAsia="宋体" w:hAnsi="宋体" w:cs="Times New Roman"/>
          <w:sz w:val="24"/>
          <w:szCs w:val="24"/>
        </w:rPr>
      </w:pPr>
      <w:r>
        <w:rPr>
          <w:rFonts w:ascii="宋体" w:eastAsia="宋体" w:hAnsi="宋体" w:cs="Times New Roman"/>
          <w:sz w:val="24"/>
          <w:szCs w:val="24"/>
        </w:rPr>
        <w:t>[9</w:t>
      </w:r>
      <w:r w:rsidRPr="00037E86">
        <w:rPr>
          <w:rFonts w:ascii="宋体" w:eastAsia="宋体" w:hAnsi="宋体" w:cs="Times New Roman"/>
          <w:sz w:val="24"/>
          <w:szCs w:val="24"/>
        </w:rPr>
        <w:t>]杨胜明</w:t>
      </w:r>
      <w:r>
        <w:rPr>
          <w:rFonts w:ascii="宋体" w:eastAsia="宋体" w:hAnsi="宋体" w:cs="Times New Roman"/>
          <w:sz w:val="24"/>
          <w:szCs w:val="24"/>
        </w:rPr>
        <w:t>.</w:t>
      </w:r>
      <w:r w:rsidRPr="00037E86">
        <w:rPr>
          <w:rFonts w:ascii="宋体" w:eastAsia="宋体" w:hAnsi="宋体" w:cs="Times New Roman"/>
          <w:sz w:val="24"/>
          <w:szCs w:val="24"/>
        </w:rPr>
        <w:t>基于图像识别的农作物虫害检测技术研究[D].</w:t>
      </w:r>
      <w:r>
        <w:rPr>
          <w:rFonts w:ascii="宋体" w:eastAsia="宋体" w:hAnsi="宋体" w:cs="Times New Roman" w:hint="eastAsia"/>
          <w:sz w:val="24"/>
          <w:szCs w:val="24"/>
        </w:rPr>
        <w:t>黑龙江:</w:t>
      </w:r>
      <w:r w:rsidRPr="00037E86">
        <w:rPr>
          <w:rFonts w:ascii="宋体" w:eastAsia="宋体" w:hAnsi="宋体" w:cs="Times New Roman"/>
          <w:sz w:val="24"/>
          <w:szCs w:val="24"/>
        </w:rPr>
        <w:t>哈尔滨工程大学,2018.</w:t>
      </w:r>
    </w:p>
    <w:p w14:paraId="1D17B944" w14:textId="77777777" w:rsidR="00BB165C" w:rsidRDefault="00BB165C" w:rsidP="00BB165C">
      <w:pPr>
        <w:spacing w:line="360" w:lineRule="auto"/>
        <w:rPr>
          <w:rFonts w:ascii="宋体" w:eastAsia="宋体" w:hAnsi="宋体" w:cs="Times New Roman"/>
          <w:sz w:val="24"/>
          <w:szCs w:val="24"/>
        </w:rPr>
      </w:pPr>
      <w:r w:rsidRPr="00037E86">
        <w:rPr>
          <w:rFonts w:ascii="宋体" w:eastAsia="宋体" w:hAnsi="宋体" w:cs="Times New Roman"/>
          <w:sz w:val="24"/>
          <w:szCs w:val="24"/>
        </w:rPr>
        <w:t>[1</w:t>
      </w:r>
      <w:r>
        <w:rPr>
          <w:rFonts w:ascii="宋体" w:eastAsia="宋体" w:hAnsi="宋体" w:cs="Times New Roman"/>
          <w:sz w:val="24"/>
          <w:szCs w:val="24"/>
        </w:rPr>
        <w:t>0</w:t>
      </w:r>
      <w:r w:rsidRPr="00037E86">
        <w:rPr>
          <w:rFonts w:ascii="宋体" w:eastAsia="宋体" w:hAnsi="宋体" w:cs="Times New Roman"/>
          <w:sz w:val="24"/>
          <w:szCs w:val="24"/>
        </w:rPr>
        <w:t>]孙琪皓</w:t>
      </w:r>
      <w:r>
        <w:rPr>
          <w:rFonts w:ascii="宋体" w:eastAsia="宋体" w:hAnsi="宋体" w:cs="Times New Roman"/>
          <w:sz w:val="24"/>
          <w:szCs w:val="24"/>
        </w:rPr>
        <w:t>.</w:t>
      </w:r>
      <w:r w:rsidRPr="00037E86">
        <w:rPr>
          <w:rFonts w:ascii="宋体" w:eastAsia="宋体" w:hAnsi="宋体" w:cs="Times New Roman"/>
          <w:sz w:val="24"/>
          <w:szCs w:val="24"/>
        </w:rPr>
        <w:t>基于图像识别的智能电子锁系统设计[D].</w:t>
      </w:r>
      <w:r>
        <w:rPr>
          <w:rFonts w:ascii="宋体" w:eastAsia="宋体" w:hAnsi="宋体" w:cs="Times New Roman" w:hint="eastAsia"/>
          <w:sz w:val="24"/>
          <w:szCs w:val="24"/>
        </w:rPr>
        <w:t>湖南:</w:t>
      </w:r>
      <w:r w:rsidRPr="00037E86">
        <w:rPr>
          <w:rFonts w:ascii="宋体" w:eastAsia="宋体" w:hAnsi="宋体" w:cs="Times New Roman"/>
          <w:sz w:val="24"/>
          <w:szCs w:val="24"/>
        </w:rPr>
        <w:t>湖南科技大学,2016.</w:t>
      </w:r>
    </w:p>
    <w:p w14:paraId="322B1B0E" w14:textId="77777777" w:rsidR="00BB165C" w:rsidRDefault="00BB165C" w:rsidP="00BB165C">
      <w:pPr>
        <w:spacing w:line="360" w:lineRule="auto"/>
        <w:rPr>
          <w:rFonts w:ascii="宋体" w:eastAsia="宋体" w:hAnsi="宋体" w:cs="Times New Roman"/>
          <w:sz w:val="24"/>
          <w:szCs w:val="24"/>
        </w:rPr>
      </w:pPr>
      <w:r w:rsidRPr="00037E86">
        <w:rPr>
          <w:rFonts w:ascii="宋体" w:eastAsia="宋体" w:hAnsi="宋体" w:cs="Times New Roman"/>
          <w:sz w:val="24"/>
          <w:szCs w:val="24"/>
        </w:rPr>
        <w:t>[1</w:t>
      </w:r>
      <w:r>
        <w:rPr>
          <w:rFonts w:ascii="宋体" w:eastAsia="宋体" w:hAnsi="宋体" w:cs="Times New Roman"/>
          <w:sz w:val="24"/>
          <w:szCs w:val="24"/>
        </w:rPr>
        <w:t>1</w:t>
      </w:r>
      <w:r w:rsidRPr="00037E86">
        <w:rPr>
          <w:rFonts w:ascii="宋体" w:eastAsia="宋体" w:hAnsi="宋体" w:cs="Times New Roman"/>
          <w:sz w:val="24"/>
          <w:szCs w:val="24"/>
        </w:rPr>
        <w:t>]刘泳文</w:t>
      </w:r>
      <w:r>
        <w:rPr>
          <w:rFonts w:ascii="宋体" w:eastAsia="宋体" w:hAnsi="宋体" w:cs="Times New Roman"/>
          <w:sz w:val="24"/>
          <w:szCs w:val="24"/>
        </w:rPr>
        <w:t>.</w:t>
      </w:r>
      <w:r w:rsidRPr="00037E86">
        <w:rPr>
          <w:rFonts w:ascii="宋体" w:eastAsia="宋体" w:hAnsi="宋体" w:cs="Times New Roman"/>
          <w:sz w:val="24"/>
          <w:szCs w:val="24"/>
        </w:rPr>
        <w:t>基于图像识别的搜题系统的研究与实现[D].</w:t>
      </w:r>
      <w:r>
        <w:rPr>
          <w:rFonts w:ascii="宋体" w:eastAsia="宋体" w:hAnsi="宋体" w:cs="Times New Roman" w:hint="eastAsia"/>
          <w:sz w:val="24"/>
          <w:szCs w:val="24"/>
        </w:rPr>
        <w:t>四川:</w:t>
      </w:r>
      <w:r w:rsidRPr="00037E86">
        <w:rPr>
          <w:rFonts w:ascii="宋体" w:eastAsia="宋体" w:hAnsi="宋体" w:cs="Times New Roman"/>
          <w:sz w:val="24"/>
          <w:szCs w:val="24"/>
        </w:rPr>
        <w:t>西华师范大学,2016.</w:t>
      </w:r>
    </w:p>
    <w:p w14:paraId="3AB9A826" w14:textId="77777777" w:rsidR="00BB165C" w:rsidRDefault="00BB165C" w:rsidP="00BB165C">
      <w:pPr>
        <w:spacing w:line="360" w:lineRule="auto"/>
        <w:rPr>
          <w:rFonts w:ascii="宋体" w:eastAsia="宋体" w:hAnsi="宋体" w:cs="Times New Roman"/>
          <w:sz w:val="24"/>
          <w:szCs w:val="24"/>
        </w:rPr>
      </w:pPr>
      <w:r w:rsidRPr="00037E86">
        <w:rPr>
          <w:rFonts w:ascii="宋体" w:eastAsia="宋体" w:hAnsi="宋体" w:cs="Times New Roman"/>
          <w:sz w:val="24"/>
          <w:szCs w:val="24"/>
        </w:rPr>
        <w:t>[1</w:t>
      </w:r>
      <w:r>
        <w:rPr>
          <w:rFonts w:ascii="宋体" w:eastAsia="宋体" w:hAnsi="宋体" w:cs="Times New Roman"/>
          <w:sz w:val="24"/>
          <w:szCs w:val="24"/>
        </w:rPr>
        <w:t>2</w:t>
      </w:r>
      <w:r w:rsidRPr="00037E86">
        <w:rPr>
          <w:rFonts w:ascii="宋体" w:eastAsia="宋体" w:hAnsi="宋体" w:cs="Times New Roman"/>
          <w:sz w:val="24"/>
          <w:szCs w:val="24"/>
        </w:rPr>
        <w:t>]胡娟</w:t>
      </w:r>
      <w:r>
        <w:rPr>
          <w:rFonts w:ascii="宋体" w:eastAsia="宋体" w:hAnsi="宋体" w:cs="Times New Roman"/>
          <w:sz w:val="24"/>
          <w:szCs w:val="24"/>
        </w:rPr>
        <w:t>.</w:t>
      </w:r>
      <w:r w:rsidRPr="00037E86">
        <w:rPr>
          <w:rFonts w:ascii="宋体" w:eastAsia="宋体" w:hAnsi="宋体" w:cs="Times New Roman"/>
          <w:sz w:val="24"/>
          <w:szCs w:val="24"/>
        </w:rPr>
        <w:t>基于超声波与图像识别的盲人导航眼镜研究与实现[D].</w:t>
      </w:r>
      <w:r>
        <w:rPr>
          <w:rFonts w:ascii="宋体" w:eastAsia="宋体" w:hAnsi="宋体" w:cs="Times New Roman" w:hint="eastAsia"/>
          <w:sz w:val="24"/>
          <w:szCs w:val="24"/>
        </w:rPr>
        <w:t>四川:</w:t>
      </w:r>
      <w:r w:rsidRPr="00037E86">
        <w:rPr>
          <w:rFonts w:ascii="宋体" w:eastAsia="宋体" w:hAnsi="宋体" w:cs="Times New Roman"/>
          <w:sz w:val="24"/>
          <w:szCs w:val="24"/>
        </w:rPr>
        <w:t>电子科技大学,2016.</w:t>
      </w:r>
    </w:p>
    <w:p w14:paraId="7F749F41" w14:textId="77777777" w:rsidR="00BB165C" w:rsidRDefault="00BB165C" w:rsidP="00BB165C">
      <w:pPr>
        <w:spacing w:line="360" w:lineRule="auto"/>
        <w:rPr>
          <w:rFonts w:ascii="宋体" w:eastAsia="宋体" w:hAnsi="宋体" w:cs="Times New Roman"/>
          <w:sz w:val="24"/>
          <w:szCs w:val="24"/>
        </w:rPr>
      </w:pPr>
      <w:r w:rsidRPr="006B4AF8">
        <w:rPr>
          <w:rFonts w:ascii="宋体" w:eastAsia="宋体" w:hAnsi="宋体" w:cs="Times New Roman"/>
          <w:sz w:val="24"/>
          <w:szCs w:val="24"/>
        </w:rPr>
        <w:t>[1</w:t>
      </w:r>
      <w:r>
        <w:rPr>
          <w:rFonts w:ascii="宋体" w:eastAsia="宋体" w:hAnsi="宋体" w:cs="Times New Roman"/>
          <w:sz w:val="24"/>
          <w:szCs w:val="24"/>
        </w:rPr>
        <w:t>3</w:t>
      </w:r>
      <w:r w:rsidRPr="006B4AF8">
        <w:rPr>
          <w:rFonts w:ascii="宋体" w:eastAsia="宋体" w:hAnsi="宋体" w:cs="Times New Roman"/>
          <w:sz w:val="24"/>
          <w:szCs w:val="24"/>
        </w:rPr>
        <w:t>]陈鹏宇</w:t>
      </w:r>
      <w:r>
        <w:rPr>
          <w:rFonts w:ascii="宋体" w:eastAsia="宋体" w:hAnsi="宋体" w:cs="Times New Roman"/>
          <w:sz w:val="24"/>
          <w:szCs w:val="24"/>
        </w:rPr>
        <w:t>.</w:t>
      </w:r>
      <w:r w:rsidRPr="006B4AF8">
        <w:rPr>
          <w:rFonts w:ascii="宋体" w:eastAsia="宋体" w:hAnsi="宋体" w:cs="Times New Roman"/>
          <w:sz w:val="24"/>
          <w:szCs w:val="24"/>
        </w:rPr>
        <w:t>基于二维码标识的裂缝图像识别与测量技术研究[D].</w:t>
      </w:r>
      <w:r>
        <w:rPr>
          <w:rFonts w:ascii="宋体" w:eastAsia="宋体" w:hAnsi="宋体" w:cs="Times New Roman" w:hint="eastAsia"/>
          <w:sz w:val="24"/>
          <w:szCs w:val="24"/>
        </w:rPr>
        <w:t>江苏:</w:t>
      </w:r>
      <w:r w:rsidRPr="006B4AF8">
        <w:rPr>
          <w:rFonts w:ascii="宋体" w:eastAsia="宋体" w:hAnsi="宋体" w:cs="Times New Roman"/>
          <w:sz w:val="24"/>
          <w:szCs w:val="24"/>
        </w:rPr>
        <w:t>南京理工大学,2021.</w:t>
      </w:r>
    </w:p>
    <w:p w14:paraId="380E7E92" w14:textId="77777777" w:rsidR="00BB165C" w:rsidRDefault="00BB165C" w:rsidP="00BB165C">
      <w:pPr>
        <w:spacing w:line="360" w:lineRule="auto"/>
        <w:rPr>
          <w:rFonts w:ascii="宋体" w:eastAsia="宋体" w:hAnsi="宋体" w:cs="Times New Roman"/>
          <w:sz w:val="24"/>
          <w:szCs w:val="24"/>
        </w:rPr>
      </w:pPr>
      <w:r w:rsidRPr="006B4AF8">
        <w:rPr>
          <w:rFonts w:ascii="宋体" w:eastAsia="宋体" w:hAnsi="宋体" w:cs="Times New Roman"/>
          <w:sz w:val="24"/>
          <w:szCs w:val="24"/>
        </w:rPr>
        <w:t>[1</w:t>
      </w:r>
      <w:r>
        <w:rPr>
          <w:rFonts w:ascii="宋体" w:eastAsia="宋体" w:hAnsi="宋体" w:cs="Times New Roman"/>
          <w:sz w:val="24"/>
          <w:szCs w:val="24"/>
        </w:rPr>
        <w:t>4</w:t>
      </w:r>
      <w:r w:rsidRPr="006B4AF8">
        <w:rPr>
          <w:rFonts w:ascii="宋体" w:eastAsia="宋体" w:hAnsi="宋体" w:cs="Times New Roman"/>
          <w:sz w:val="24"/>
          <w:szCs w:val="24"/>
        </w:rPr>
        <w:t>]完颜幸幸</w:t>
      </w:r>
      <w:r>
        <w:rPr>
          <w:rFonts w:ascii="宋体" w:eastAsia="宋体" w:hAnsi="宋体" w:cs="Times New Roman"/>
          <w:sz w:val="24"/>
          <w:szCs w:val="24"/>
        </w:rPr>
        <w:t>.</w:t>
      </w:r>
      <w:r w:rsidRPr="006B4AF8">
        <w:rPr>
          <w:rFonts w:ascii="宋体" w:eastAsia="宋体" w:hAnsi="宋体" w:cs="Times New Roman"/>
          <w:sz w:val="24"/>
          <w:szCs w:val="24"/>
        </w:rPr>
        <w:t>基于深度学习的牵引变电所视频图像多目标识别研究[D].</w:t>
      </w:r>
      <w:r>
        <w:rPr>
          <w:rFonts w:ascii="宋体" w:eastAsia="宋体" w:hAnsi="宋体" w:cs="Times New Roman" w:hint="eastAsia"/>
          <w:sz w:val="24"/>
          <w:szCs w:val="24"/>
        </w:rPr>
        <w:t>江西:</w:t>
      </w:r>
      <w:r w:rsidRPr="006B4AF8">
        <w:rPr>
          <w:rFonts w:ascii="宋体" w:eastAsia="宋体" w:hAnsi="宋体" w:cs="Times New Roman"/>
          <w:sz w:val="24"/>
          <w:szCs w:val="24"/>
        </w:rPr>
        <w:t>华东交通大学,2019.</w:t>
      </w:r>
    </w:p>
    <w:p w14:paraId="1F1A678E" w14:textId="77777777" w:rsidR="00BB165C" w:rsidRDefault="00BB165C" w:rsidP="00BB165C">
      <w:pPr>
        <w:spacing w:line="360" w:lineRule="auto"/>
        <w:rPr>
          <w:rFonts w:ascii="宋体" w:eastAsia="宋体" w:hAnsi="宋体" w:cs="Times New Roman"/>
          <w:sz w:val="24"/>
          <w:szCs w:val="24"/>
        </w:rPr>
      </w:pPr>
      <w:r w:rsidRPr="006B4AF8">
        <w:rPr>
          <w:rFonts w:ascii="宋体" w:eastAsia="宋体" w:hAnsi="宋体" w:cs="Times New Roman"/>
          <w:sz w:val="24"/>
          <w:szCs w:val="24"/>
        </w:rPr>
        <w:t>[1</w:t>
      </w:r>
      <w:r>
        <w:rPr>
          <w:rFonts w:ascii="宋体" w:eastAsia="宋体" w:hAnsi="宋体" w:cs="Times New Roman"/>
          <w:sz w:val="24"/>
          <w:szCs w:val="24"/>
        </w:rPr>
        <w:t>5</w:t>
      </w:r>
      <w:r w:rsidRPr="006B4AF8">
        <w:rPr>
          <w:rFonts w:ascii="宋体" w:eastAsia="宋体" w:hAnsi="宋体" w:cs="Times New Roman"/>
          <w:sz w:val="24"/>
          <w:szCs w:val="24"/>
        </w:rPr>
        <w:t>]王德廉</w:t>
      </w:r>
      <w:r>
        <w:rPr>
          <w:rFonts w:ascii="宋体" w:eastAsia="宋体" w:hAnsi="宋体" w:cs="Times New Roman"/>
          <w:sz w:val="24"/>
          <w:szCs w:val="24"/>
        </w:rPr>
        <w:t>.</w:t>
      </w:r>
      <w:r w:rsidRPr="006B4AF8">
        <w:rPr>
          <w:rFonts w:ascii="宋体" w:eastAsia="宋体" w:hAnsi="宋体" w:cs="Times New Roman"/>
          <w:sz w:val="24"/>
          <w:szCs w:val="24"/>
        </w:rPr>
        <w:t>基于深度学习的图像识别系统的设计与实现[D].</w:t>
      </w:r>
      <w:r>
        <w:rPr>
          <w:rFonts w:ascii="宋体" w:eastAsia="宋体" w:hAnsi="宋体" w:cs="Times New Roman" w:hint="eastAsia"/>
          <w:sz w:val="24"/>
          <w:szCs w:val="24"/>
        </w:rPr>
        <w:t>海南:</w:t>
      </w:r>
      <w:r w:rsidRPr="006B4AF8">
        <w:rPr>
          <w:rFonts w:ascii="宋体" w:eastAsia="宋体" w:hAnsi="宋体" w:cs="Times New Roman"/>
          <w:sz w:val="24"/>
          <w:szCs w:val="24"/>
        </w:rPr>
        <w:t>海南大学,2018.</w:t>
      </w:r>
    </w:p>
    <w:p w14:paraId="5303751F" w14:textId="77777777" w:rsidR="00BB165C" w:rsidRDefault="00BB165C" w:rsidP="00BB165C">
      <w:pPr>
        <w:rPr>
          <w:rFonts w:ascii="宋体" w:eastAsia="宋体" w:hAnsi="宋体"/>
          <w:sz w:val="24"/>
          <w:szCs w:val="24"/>
          <w:shd w:val="clear" w:color="auto" w:fill="FFFFFF"/>
        </w:rPr>
      </w:pPr>
      <w:r w:rsidRPr="00D86FD1">
        <w:rPr>
          <w:rFonts w:ascii="宋体" w:eastAsia="宋体" w:hAnsi="宋体"/>
          <w:sz w:val="24"/>
          <w:szCs w:val="24"/>
          <w:shd w:val="clear" w:color="auto" w:fill="FFFFFF"/>
        </w:rPr>
        <w:t>[1</w:t>
      </w:r>
      <w:r>
        <w:rPr>
          <w:rFonts w:ascii="宋体" w:eastAsia="宋体" w:hAnsi="宋体"/>
          <w:sz w:val="24"/>
          <w:szCs w:val="24"/>
          <w:shd w:val="clear" w:color="auto" w:fill="FFFFFF"/>
        </w:rPr>
        <w:t>6]Vishaal Chandrasekar.</w:t>
      </w:r>
      <w:r w:rsidRPr="00D86FD1">
        <w:rPr>
          <w:rFonts w:ascii="宋体" w:eastAsia="宋体" w:hAnsi="宋体"/>
          <w:sz w:val="24"/>
          <w:szCs w:val="24"/>
          <w:shd w:val="clear" w:color="auto" w:fill="FFFFFF"/>
        </w:rPr>
        <w:t xml:space="preserve">Artificial Intelligence and Machine Learning: </w:t>
      </w:r>
      <w:r w:rsidRPr="00D86FD1">
        <w:rPr>
          <w:rFonts w:ascii="宋体" w:eastAsia="宋体" w:hAnsi="宋体"/>
          <w:sz w:val="24"/>
          <w:szCs w:val="24"/>
          <w:shd w:val="clear" w:color="auto" w:fill="FFFFFF"/>
        </w:rPr>
        <w:lastRenderedPageBreak/>
        <w:t>Python Based</w:t>
      </w:r>
      <w:r>
        <w:rPr>
          <w:rFonts w:ascii="宋体" w:eastAsia="宋体" w:hAnsi="宋体"/>
          <w:sz w:val="24"/>
          <w:szCs w:val="24"/>
          <w:shd w:val="clear" w:color="auto" w:fill="FFFFFF"/>
        </w:rPr>
        <w:t xml:space="preserve"> Face and Image Recognition[J].</w:t>
      </w:r>
      <w:r w:rsidRPr="00D86FD1">
        <w:rPr>
          <w:rFonts w:ascii="宋体" w:eastAsia="宋体" w:hAnsi="宋体"/>
          <w:sz w:val="24"/>
          <w:szCs w:val="24"/>
          <w:shd w:val="clear" w:color="auto" w:fill="FFFFFF"/>
        </w:rPr>
        <w:t>Journal of Research in Science and Engineering,2021,3(5).</w:t>
      </w:r>
    </w:p>
    <w:p w14:paraId="46B10B7D" w14:textId="40211E69" w:rsidR="00BB165C" w:rsidRPr="00D86FD1" w:rsidRDefault="00BB165C" w:rsidP="00BB165C">
      <w:pPr>
        <w:rPr>
          <w:rStyle w:val="af1"/>
          <w:rFonts w:ascii="宋体" w:eastAsia="宋体" w:hAnsi="宋体"/>
          <w:sz w:val="24"/>
          <w:szCs w:val="24"/>
        </w:rPr>
      </w:pPr>
      <w:r w:rsidRPr="00D86FD1">
        <w:rPr>
          <w:rFonts w:ascii="宋体" w:eastAsia="宋体" w:hAnsi="宋体"/>
          <w:sz w:val="24"/>
          <w:szCs w:val="24"/>
          <w:shd w:val="clear" w:color="auto" w:fill="FFFFFF"/>
        </w:rPr>
        <w:t>[17]Xiting Sun,Hongfu Yuan,Chunfeng Song,Xiaoyu Li,Aiqin Hu. A novel deep learning-based chemical image identification method of infrared spectroscopyusing</w:t>
      </w:r>
      <w:r w:rsidR="00592CA6">
        <w:rPr>
          <w:rFonts w:ascii="宋体" w:eastAsia="宋体" w:hAnsi="宋体"/>
          <w:sz w:val="24"/>
          <w:szCs w:val="24"/>
          <w:shd w:val="clear" w:color="auto" w:fill="FFFFFF"/>
        </w:rPr>
        <w:t xml:space="preserve"> </w:t>
      </w:r>
      <w:r w:rsidRPr="00D86FD1">
        <w:rPr>
          <w:rFonts w:ascii="宋体" w:eastAsia="宋体" w:hAnsi="宋体"/>
          <w:sz w:val="24"/>
          <w:szCs w:val="24"/>
          <w:shd w:val="clear" w:color="auto" w:fill="FFFFFF"/>
        </w:rPr>
        <w:t>external perturbation[J]. Analytical Methods,2020,12(10).</w:t>
      </w:r>
    </w:p>
    <w:p w14:paraId="1112A376" w14:textId="77777777" w:rsidR="00BB165C" w:rsidRDefault="00BB165C" w:rsidP="00BB165C"/>
    <w:p w14:paraId="48DB6BA1" w14:textId="50C6B395" w:rsidR="00C67AB4" w:rsidRPr="002E0F82" w:rsidRDefault="00C67AB4" w:rsidP="005A36F7">
      <w:pPr>
        <w:pStyle w:val="1"/>
      </w:pPr>
      <w:bookmarkStart w:id="111" w:name="_Toc130561566"/>
      <w:r w:rsidRPr="002E0F82">
        <w:rPr>
          <w:rFonts w:hint="eastAsia"/>
        </w:rPr>
        <w:t>致谢</w:t>
      </w:r>
      <w:bookmarkEnd w:id="109"/>
      <w:bookmarkEnd w:id="110"/>
      <w:bookmarkEnd w:id="111"/>
    </w:p>
    <w:bookmarkEnd w:id="0"/>
    <w:p w14:paraId="1CA299EE" w14:textId="1EFC9044" w:rsidR="00DB30E5" w:rsidRPr="00E26ED5" w:rsidRDefault="00DB30E5" w:rsidP="00E26ED5">
      <w:pPr>
        <w:spacing w:line="360" w:lineRule="auto"/>
        <w:ind w:firstLineChars="200" w:firstLine="480"/>
        <w:rPr>
          <w:rFonts w:ascii="宋体" w:eastAsia="宋体" w:hAnsi="宋体" w:cs="Arial"/>
          <w:sz w:val="24"/>
        </w:rPr>
      </w:pPr>
    </w:p>
    <w:sectPr w:rsidR="00DB30E5" w:rsidRPr="00E26ED5" w:rsidSect="002A770B">
      <w:pgSz w:w="11906" w:h="16838" w:code="9"/>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49AB2" w14:textId="77777777" w:rsidR="00FD23DD" w:rsidRDefault="00FD23DD" w:rsidP="00C67AB4">
      <w:r>
        <w:separator/>
      </w:r>
    </w:p>
  </w:endnote>
  <w:endnote w:type="continuationSeparator" w:id="0">
    <w:p w14:paraId="28979A36" w14:textId="77777777" w:rsidR="00FD23DD" w:rsidRDefault="00FD23DD" w:rsidP="00C6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细黑">
    <w:altName w:val="微软雅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7805" w14:textId="664F6C6C" w:rsidR="00D813BC" w:rsidRPr="005F23D5" w:rsidRDefault="00D813BC" w:rsidP="002C629C">
    <w:pPr>
      <w:pStyle w:val="a5"/>
      <w:jc w:val="center"/>
      <w:rPr>
        <w:rFonts w:asciiTheme="minorEastAsia" w:hAnsiTheme="minorEastAsia"/>
        <w:sz w:val="21"/>
        <w:szCs w:val="21"/>
      </w:rPr>
    </w:pPr>
    <w:r w:rsidRPr="005F23D5">
      <w:rPr>
        <w:rFonts w:asciiTheme="minorEastAsia" w:hAnsiTheme="minorEastAsia"/>
        <w:sz w:val="21"/>
        <w:szCs w:val="21"/>
      </w:rPr>
      <w:fldChar w:fldCharType="begin"/>
    </w:r>
    <w:r w:rsidRPr="005F23D5">
      <w:rPr>
        <w:rFonts w:asciiTheme="minorEastAsia" w:hAnsiTheme="minorEastAsia"/>
        <w:sz w:val="21"/>
        <w:szCs w:val="21"/>
      </w:rPr>
      <w:instrText xml:space="preserve"> PAGE </w:instrText>
    </w:r>
    <w:r w:rsidRPr="005F23D5">
      <w:rPr>
        <w:rFonts w:asciiTheme="minorEastAsia" w:hAnsiTheme="minorEastAsia"/>
        <w:sz w:val="21"/>
        <w:szCs w:val="21"/>
      </w:rPr>
      <w:fldChar w:fldCharType="separate"/>
    </w:r>
    <w:r w:rsidR="0053269D">
      <w:rPr>
        <w:rFonts w:asciiTheme="minorEastAsia" w:hAnsiTheme="minorEastAsia"/>
        <w:noProof/>
        <w:sz w:val="21"/>
        <w:szCs w:val="21"/>
      </w:rPr>
      <w:t>II</w:t>
    </w:r>
    <w:r w:rsidRPr="005F23D5">
      <w:rPr>
        <w:rFonts w:asciiTheme="minorEastAsia" w:hAnsiTheme="minorEastAsia"/>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679234"/>
      <w:docPartObj>
        <w:docPartGallery w:val="Page Numbers (Bottom of Page)"/>
        <w:docPartUnique/>
      </w:docPartObj>
    </w:sdtPr>
    <w:sdtContent>
      <w:p w14:paraId="3698E58A" w14:textId="2450434C" w:rsidR="00D813BC" w:rsidRDefault="00D813BC">
        <w:pPr>
          <w:pStyle w:val="a5"/>
          <w:jc w:val="center"/>
        </w:pPr>
        <w:r>
          <w:fldChar w:fldCharType="begin"/>
        </w:r>
        <w:r>
          <w:instrText>PAGE   \* MERGEFORMAT</w:instrText>
        </w:r>
        <w:r>
          <w:fldChar w:fldCharType="separate"/>
        </w:r>
        <w:r w:rsidR="0053269D">
          <w:rPr>
            <w:noProof/>
          </w:rPr>
          <w:t>5</w:t>
        </w:r>
        <w:r>
          <w:fldChar w:fldCharType="end"/>
        </w:r>
      </w:p>
    </w:sdtContent>
  </w:sdt>
  <w:p w14:paraId="22AAC231" w14:textId="77777777" w:rsidR="00D813BC" w:rsidRPr="007F2222" w:rsidRDefault="00D813BC" w:rsidP="002C629C">
    <w:pPr>
      <w:pStyle w:val="a5"/>
      <w:jc w:val="center"/>
      <w:rPr>
        <w:rFonts w:ascii="黑体" w:eastAsia="黑体" w:hAnsi="黑体"/>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497777"/>
      <w:docPartObj>
        <w:docPartGallery w:val="Page Numbers (Bottom of Page)"/>
        <w:docPartUnique/>
      </w:docPartObj>
    </w:sdtPr>
    <w:sdtEndPr>
      <w:rPr>
        <w:rFonts w:ascii="宋体" w:eastAsia="宋体" w:hAnsi="宋体"/>
        <w:sz w:val="21"/>
        <w:szCs w:val="21"/>
      </w:rPr>
    </w:sdtEndPr>
    <w:sdtContent>
      <w:p w14:paraId="4108FB72" w14:textId="135885F6" w:rsidR="00D813BC" w:rsidRPr="005F23D5" w:rsidRDefault="00D813BC">
        <w:pPr>
          <w:pStyle w:val="a5"/>
          <w:jc w:val="center"/>
          <w:rPr>
            <w:rFonts w:ascii="宋体" w:eastAsia="宋体" w:hAnsi="宋体"/>
            <w:sz w:val="21"/>
            <w:szCs w:val="21"/>
          </w:rPr>
        </w:pPr>
        <w:r w:rsidRPr="005F23D5">
          <w:rPr>
            <w:rFonts w:ascii="宋体" w:eastAsia="宋体" w:hAnsi="宋体"/>
            <w:sz w:val="21"/>
            <w:szCs w:val="21"/>
          </w:rPr>
          <w:fldChar w:fldCharType="begin"/>
        </w:r>
        <w:r w:rsidRPr="005F23D5">
          <w:rPr>
            <w:rFonts w:ascii="宋体" w:eastAsia="宋体" w:hAnsi="宋体"/>
            <w:sz w:val="21"/>
            <w:szCs w:val="21"/>
          </w:rPr>
          <w:instrText>PAGE   \* MERGEFORMAT</w:instrText>
        </w:r>
        <w:r w:rsidRPr="005F23D5">
          <w:rPr>
            <w:rFonts w:ascii="宋体" w:eastAsia="宋体" w:hAnsi="宋体"/>
            <w:sz w:val="21"/>
            <w:szCs w:val="21"/>
          </w:rPr>
          <w:fldChar w:fldCharType="separate"/>
        </w:r>
        <w:r w:rsidR="0053269D" w:rsidRPr="0053269D">
          <w:rPr>
            <w:rFonts w:ascii="宋体" w:eastAsia="宋体" w:hAnsi="宋体"/>
            <w:noProof/>
            <w:sz w:val="21"/>
            <w:szCs w:val="21"/>
            <w:lang w:val="zh-CN"/>
          </w:rPr>
          <w:t>-</w:t>
        </w:r>
        <w:r w:rsidR="0053269D">
          <w:rPr>
            <w:rFonts w:ascii="宋体" w:eastAsia="宋体" w:hAnsi="宋体"/>
            <w:noProof/>
            <w:sz w:val="21"/>
            <w:szCs w:val="21"/>
          </w:rPr>
          <w:t xml:space="preserve"> 19 -</w:t>
        </w:r>
        <w:r w:rsidRPr="005F23D5">
          <w:rPr>
            <w:rFonts w:ascii="宋体" w:eastAsia="宋体" w:hAnsi="宋体"/>
            <w:sz w:val="21"/>
            <w:szCs w:val="21"/>
          </w:rPr>
          <w:fldChar w:fldCharType="end"/>
        </w:r>
      </w:p>
    </w:sdtContent>
  </w:sdt>
  <w:p w14:paraId="10A314E4" w14:textId="77777777" w:rsidR="00D813BC" w:rsidRPr="00D167AA" w:rsidRDefault="00D813BC" w:rsidP="002C629C">
    <w:pPr>
      <w:pStyle w:val="a5"/>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E7209" w14:textId="77777777" w:rsidR="00FD23DD" w:rsidRDefault="00FD23DD" w:rsidP="00C67AB4">
      <w:r>
        <w:separator/>
      </w:r>
    </w:p>
  </w:footnote>
  <w:footnote w:type="continuationSeparator" w:id="0">
    <w:p w14:paraId="18268603" w14:textId="77777777" w:rsidR="00FD23DD" w:rsidRDefault="00FD23DD" w:rsidP="00C67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FD3B" w14:textId="77777777" w:rsidR="00D813BC" w:rsidRDefault="00D813BC">
    <w:pPr>
      <w:pStyle w:val="a3"/>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ACE0" w14:textId="77777777" w:rsidR="00D813BC" w:rsidRPr="00F36D71" w:rsidRDefault="00D813BC" w:rsidP="002C629C">
    <w:pPr>
      <w:pStyle w:val="a3"/>
      <w:rPr>
        <w:rFonts w:ascii="黑体" w:eastAsia="黑体" w:hAnsi="黑体"/>
        <w:b/>
      </w:rPr>
    </w:pPr>
    <w:r w:rsidRPr="00F36D71">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7DED" w14:textId="77777777" w:rsidR="00D813BC" w:rsidRPr="00290C3D" w:rsidRDefault="00D813BC" w:rsidP="002C629C">
    <w:pPr>
      <w:pStyle w:val="a3"/>
      <w:rPr>
        <w:rFonts w:ascii="黑体" w:eastAsia="黑体" w:hAnsi="黑体"/>
        <w:b/>
      </w:rPr>
    </w:pPr>
    <w:r w:rsidRPr="00290C3D">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D09"/>
    <w:multiLevelType w:val="hybridMultilevel"/>
    <w:tmpl w:val="279854FC"/>
    <w:lvl w:ilvl="0" w:tplc="9B06CF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F1D51"/>
    <w:multiLevelType w:val="hybridMultilevel"/>
    <w:tmpl w:val="B3322D16"/>
    <w:lvl w:ilvl="0" w:tplc="9B9E9E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54C0B"/>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B016E5"/>
    <w:multiLevelType w:val="hybridMultilevel"/>
    <w:tmpl w:val="FD183D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47512"/>
    <w:multiLevelType w:val="singleLevel"/>
    <w:tmpl w:val="7F560EF8"/>
    <w:lvl w:ilvl="0">
      <w:start w:val="1"/>
      <w:numFmt w:val="decimal"/>
      <w:suff w:val="nothing"/>
      <w:lvlText w:val="%1、"/>
      <w:lvlJc w:val="left"/>
    </w:lvl>
  </w:abstractNum>
  <w:abstractNum w:abstractNumId="5" w15:restartNumberingAfterBreak="0">
    <w:nsid w:val="10E01083"/>
    <w:multiLevelType w:val="hybridMultilevel"/>
    <w:tmpl w:val="3966627C"/>
    <w:lvl w:ilvl="0" w:tplc="99F49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C9619E"/>
    <w:multiLevelType w:val="hybridMultilevel"/>
    <w:tmpl w:val="1BF600EE"/>
    <w:lvl w:ilvl="0" w:tplc="A6D6D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2B963D"/>
    <w:multiLevelType w:val="singleLevel"/>
    <w:tmpl w:val="1B2B963D"/>
    <w:lvl w:ilvl="0">
      <w:start w:val="1"/>
      <w:numFmt w:val="decimal"/>
      <w:suff w:val="nothing"/>
      <w:lvlText w:val="%1、"/>
      <w:lvlJc w:val="left"/>
    </w:lvl>
  </w:abstractNum>
  <w:abstractNum w:abstractNumId="8" w15:restartNumberingAfterBreak="0">
    <w:nsid w:val="2A7C0EA9"/>
    <w:multiLevelType w:val="hybridMultilevel"/>
    <w:tmpl w:val="F43AD72E"/>
    <w:lvl w:ilvl="0" w:tplc="64742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51504B"/>
    <w:multiLevelType w:val="hybridMultilevel"/>
    <w:tmpl w:val="46E04F40"/>
    <w:lvl w:ilvl="0" w:tplc="739EEE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EF3033"/>
    <w:multiLevelType w:val="hybridMultilevel"/>
    <w:tmpl w:val="1D6AC2D6"/>
    <w:lvl w:ilvl="0" w:tplc="02D4EA0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876146"/>
    <w:multiLevelType w:val="multilevel"/>
    <w:tmpl w:val="0AC813D4"/>
    <w:lvl w:ilvl="0">
      <w:start w:val="4"/>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5217E64"/>
    <w:multiLevelType w:val="multilevel"/>
    <w:tmpl w:val="6048098A"/>
    <w:lvl w:ilvl="0">
      <w:start w:val="4"/>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8780A3A"/>
    <w:multiLevelType w:val="hybridMultilevel"/>
    <w:tmpl w:val="3F3C533A"/>
    <w:lvl w:ilvl="0" w:tplc="F70C2D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351C87"/>
    <w:multiLevelType w:val="hybridMultilevel"/>
    <w:tmpl w:val="5608D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B54FCF"/>
    <w:multiLevelType w:val="hybridMultilevel"/>
    <w:tmpl w:val="6036793E"/>
    <w:lvl w:ilvl="0" w:tplc="03A07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3C5D74"/>
    <w:multiLevelType w:val="hybridMultilevel"/>
    <w:tmpl w:val="E4AAF166"/>
    <w:lvl w:ilvl="0" w:tplc="B80085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783410"/>
    <w:multiLevelType w:val="singleLevel"/>
    <w:tmpl w:val="7F560EF8"/>
    <w:lvl w:ilvl="0">
      <w:start w:val="1"/>
      <w:numFmt w:val="decimal"/>
      <w:suff w:val="nothing"/>
      <w:lvlText w:val="%1、"/>
      <w:lvlJc w:val="left"/>
    </w:lvl>
  </w:abstractNum>
  <w:abstractNum w:abstractNumId="18" w15:restartNumberingAfterBreak="0">
    <w:nsid w:val="49F869C9"/>
    <w:multiLevelType w:val="hybridMultilevel"/>
    <w:tmpl w:val="67267364"/>
    <w:lvl w:ilvl="0" w:tplc="55BEEB3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A13D861"/>
    <w:multiLevelType w:val="singleLevel"/>
    <w:tmpl w:val="4A13D861"/>
    <w:lvl w:ilvl="0">
      <w:start w:val="1"/>
      <w:numFmt w:val="decimal"/>
      <w:suff w:val="nothing"/>
      <w:lvlText w:val="%1、"/>
      <w:lvlJc w:val="left"/>
      <w:pPr>
        <w:ind w:left="525"/>
      </w:pPr>
    </w:lvl>
  </w:abstractNum>
  <w:abstractNum w:abstractNumId="20" w15:restartNumberingAfterBreak="0">
    <w:nsid w:val="4B6C28BC"/>
    <w:multiLevelType w:val="hybridMultilevel"/>
    <w:tmpl w:val="F4064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16A0BD8"/>
    <w:multiLevelType w:val="multilevel"/>
    <w:tmpl w:val="6EA66F3A"/>
    <w:lvl w:ilvl="0">
      <w:start w:val="1"/>
      <w:numFmt w:val="decimal"/>
      <w:lvlText w:val="%1."/>
      <w:lvlJc w:val="left"/>
      <w:pPr>
        <w:ind w:left="840" w:hanging="360"/>
      </w:pPr>
      <w:rPr>
        <w:rFonts w:hint="default"/>
      </w:rPr>
    </w:lvl>
    <w:lvl w:ilvl="1">
      <w:start w:val="1"/>
      <w:numFmt w:val="decimal"/>
      <w:isLgl/>
      <w:lvlText w:val="%1.%2"/>
      <w:lvlJc w:val="left"/>
      <w:pPr>
        <w:ind w:left="1224" w:hanging="744"/>
      </w:pPr>
      <w:rPr>
        <w:rFonts w:hint="default"/>
      </w:rPr>
    </w:lvl>
    <w:lvl w:ilvl="2">
      <w:start w:val="1"/>
      <w:numFmt w:val="decimal"/>
      <w:isLgl/>
      <w:lvlText w:val="%1.%2.%3"/>
      <w:lvlJc w:val="left"/>
      <w:pPr>
        <w:ind w:left="1224" w:hanging="744"/>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2" w15:restartNumberingAfterBreak="0">
    <w:nsid w:val="55B97340"/>
    <w:multiLevelType w:val="hybridMultilevel"/>
    <w:tmpl w:val="26BC49BC"/>
    <w:lvl w:ilvl="0" w:tplc="15607B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7790B75"/>
    <w:multiLevelType w:val="hybridMultilevel"/>
    <w:tmpl w:val="56C40D54"/>
    <w:lvl w:ilvl="0" w:tplc="F3A6BB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9B2FE2"/>
    <w:multiLevelType w:val="hybridMultilevel"/>
    <w:tmpl w:val="4F7EF2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CB1441A"/>
    <w:multiLevelType w:val="hybridMultilevel"/>
    <w:tmpl w:val="E5881FEC"/>
    <w:lvl w:ilvl="0" w:tplc="F634D368">
      <w:start w:val="1"/>
      <w:numFmt w:val="decimal"/>
      <w:lvlText w:val="%1、"/>
      <w:lvlJc w:val="left"/>
      <w:pPr>
        <w:ind w:left="1280" w:hanging="720"/>
      </w:pPr>
    </w:lvl>
    <w:lvl w:ilvl="1" w:tplc="06B240B4">
      <w:start w:val="1"/>
      <w:numFmt w:val="decimal"/>
      <w:lvlText w:val="（%2）"/>
      <w:lvlJc w:val="left"/>
      <w:pPr>
        <w:ind w:left="1700" w:hanging="7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26" w15:restartNumberingAfterBreak="0">
    <w:nsid w:val="5E622EB9"/>
    <w:multiLevelType w:val="hybridMultilevel"/>
    <w:tmpl w:val="571EA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E140F6"/>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A878E7"/>
    <w:multiLevelType w:val="hybridMultilevel"/>
    <w:tmpl w:val="6A28E636"/>
    <w:lvl w:ilvl="0" w:tplc="235E11C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F87C1E"/>
    <w:multiLevelType w:val="hybridMultilevel"/>
    <w:tmpl w:val="1EECC33C"/>
    <w:lvl w:ilvl="0" w:tplc="6772FDD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590FDF"/>
    <w:multiLevelType w:val="hybridMultilevel"/>
    <w:tmpl w:val="201E83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0DB643B"/>
    <w:multiLevelType w:val="hybridMultilevel"/>
    <w:tmpl w:val="C0CCD2DA"/>
    <w:lvl w:ilvl="0" w:tplc="99C46720">
      <w:start w:val="1"/>
      <w:numFmt w:val="decimal"/>
      <w:lvlText w:val="%1、"/>
      <w:lvlJc w:val="left"/>
      <w:pPr>
        <w:ind w:left="1280" w:hanging="72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32" w15:restartNumberingAfterBreak="0">
    <w:nsid w:val="75CB3A8C"/>
    <w:multiLevelType w:val="multilevel"/>
    <w:tmpl w:val="75CB3A8C"/>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3" w15:restartNumberingAfterBreak="0">
    <w:nsid w:val="772C29A1"/>
    <w:multiLevelType w:val="multilevel"/>
    <w:tmpl w:val="70CA5BD0"/>
    <w:lvl w:ilvl="0">
      <w:start w:val="2"/>
      <w:numFmt w:val="decimal"/>
      <w:lvlText w:val="%1"/>
      <w:lvlJc w:val="left"/>
      <w:pPr>
        <w:ind w:left="492" w:hanging="492"/>
      </w:pPr>
      <w:rPr>
        <w:rFonts w:hint="default"/>
      </w:rPr>
    </w:lvl>
    <w:lvl w:ilvl="1">
      <w:start w:val="5"/>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9B57AA"/>
    <w:multiLevelType w:val="hybridMultilevel"/>
    <w:tmpl w:val="C2966B04"/>
    <w:lvl w:ilvl="0" w:tplc="2FF8BA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B7802F4"/>
    <w:multiLevelType w:val="hybridMultilevel"/>
    <w:tmpl w:val="8EE69458"/>
    <w:lvl w:ilvl="0" w:tplc="A7E47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FD76EF"/>
    <w:multiLevelType w:val="hybridMultilevel"/>
    <w:tmpl w:val="90348130"/>
    <w:lvl w:ilvl="0" w:tplc="D13C8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F560EF8"/>
    <w:multiLevelType w:val="multilevel"/>
    <w:tmpl w:val="97B2F494"/>
    <w:lvl w:ilvl="0">
      <w:start w:val="1"/>
      <w:numFmt w:val="decimal"/>
      <w:suff w:val="nothing"/>
      <w:lvlText w:val="%1、"/>
      <w:lvlJc w:val="left"/>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16cid:durableId="830877520">
    <w:abstractNumId w:val="23"/>
  </w:num>
  <w:num w:numId="2" w16cid:durableId="445470736">
    <w:abstractNumId w:val="11"/>
  </w:num>
  <w:num w:numId="3" w16cid:durableId="35142236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24235509">
    <w:abstractNumId w:val="37"/>
  </w:num>
  <w:num w:numId="5" w16cid:durableId="1123115301">
    <w:abstractNumId w:val="17"/>
  </w:num>
  <w:num w:numId="6" w16cid:durableId="59327681">
    <w:abstractNumId w:val="6"/>
  </w:num>
  <w:num w:numId="7" w16cid:durableId="1883204590">
    <w:abstractNumId w:val="18"/>
  </w:num>
  <w:num w:numId="8" w16cid:durableId="13833660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47563189">
    <w:abstractNumId w:val="16"/>
  </w:num>
  <w:num w:numId="10" w16cid:durableId="1985507818">
    <w:abstractNumId w:val="0"/>
  </w:num>
  <w:num w:numId="11" w16cid:durableId="1233195206">
    <w:abstractNumId w:val="15"/>
  </w:num>
  <w:num w:numId="12" w16cid:durableId="1696272324">
    <w:abstractNumId w:val="34"/>
  </w:num>
  <w:num w:numId="13" w16cid:durableId="1901282707">
    <w:abstractNumId w:val="3"/>
  </w:num>
  <w:num w:numId="14" w16cid:durableId="738942924">
    <w:abstractNumId w:val="5"/>
  </w:num>
  <w:num w:numId="15" w16cid:durableId="1504280184">
    <w:abstractNumId w:val="21"/>
  </w:num>
  <w:num w:numId="16" w16cid:durableId="828206077">
    <w:abstractNumId w:val="20"/>
  </w:num>
  <w:num w:numId="17" w16cid:durableId="2073120517">
    <w:abstractNumId w:val="8"/>
  </w:num>
  <w:num w:numId="18" w16cid:durableId="349575871">
    <w:abstractNumId w:val="2"/>
  </w:num>
  <w:num w:numId="19" w16cid:durableId="1527215420">
    <w:abstractNumId w:val="27"/>
  </w:num>
  <w:num w:numId="20" w16cid:durableId="1222475762">
    <w:abstractNumId w:val="4"/>
  </w:num>
  <w:num w:numId="21" w16cid:durableId="884803311">
    <w:abstractNumId w:val="10"/>
  </w:num>
  <w:num w:numId="22" w16cid:durableId="99448978">
    <w:abstractNumId w:val="12"/>
  </w:num>
  <w:num w:numId="23" w16cid:durableId="1394893728">
    <w:abstractNumId w:val="22"/>
  </w:num>
  <w:num w:numId="24" w16cid:durableId="1698121897">
    <w:abstractNumId w:val="33"/>
  </w:num>
  <w:num w:numId="25" w16cid:durableId="741178193">
    <w:abstractNumId w:val="35"/>
  </w:num>
  <w:num w:numId="26" w16cid:durableId="240800956">
    <w:abstractNumId w:val="36"/>
  </w:num>
  <w:num w:numId="27" w16cid:durableId="65222587">
    <w:abstractNumId w:val="28"/>
  </w:num>
  <w:num w:numId="28" w16cid:durableId="1812364078">
    <w:abstractNumId w:val="29"/>
  </w:num>
  <w:num w:numId="29" w16cid:durableId="35785943">
    <w:abstractNumId w:val="13"/>
  </w:num>
  <w:num w:numId="30" w16cid:durableId="1267808857">
    <w:abstractNumId w:val="24"/>
  </w:num>
  <w:num w:numId="31" w16cid:durableId="56175025">
    <w:abstractNumId w:val="14"/>
  </w:num>
  <w:num w:numId="32" w16cid:durableId="1607156272">
    <w:abstractNumId w:val="26"/>
  </w:num>
  <w:num w:numId="33" w16cid:durableId="535705340">
    <w:abstractNumId w:val="30"/>
  </w:num>
  <w:num w:numId="34" w16cid:durableId="1625696874">
    <w:abstractNumId w:val="9"/>
  </w:num>
  <w:num w:numId="35" w16cid:durableId="1476796284">
    <w:abstractNumId w:val="1"/>
  </w:num>
  <w:num w:numId="36" w16cid:durableId="2060013627">
    <w:abstractNumId w:val="19"/>
  </w:num>
  <w:num w:numId="37" w16cid:durableId="744230839">
    <w:abstractNumId w:val="7"/>
  </w:num>
  <w:num w:numId="38" w16cid:durableId="1257976072">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autoHyphenation/>
  <w:consecutiveHyphenLimit w:val="7"/>
  <w:drawingGridHorizontalSpacing w:val="105"/>
  <w:drawingGridVerticalSpacing w:val="156"/>
  <w:displayHorizontalDrawingGridEvery w:val="0"/>
  <w:displayVerticalDrawingGridEvery w:val="2"/>
  <w:characterSpacingControl w:val="compressPunctuation"/>
  <w:hdrShapeDefaults>
    <o:shapedefaults v:ext="edit" spidmax="209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9D5"/>
    <w:rsid w:val="00003969"/>
    <w:rsid w:val="0000548E"/>
    <w:rsid w:val="00012DC5"/>
    <w:rsid w:val="00017D35"/>
    <w:rsid w:val="00035066"/>
    <w:rsid w:val="00044A46"/>
    <w:rsid w:val="000470F6"/>
    <w:rsid w:val="00053B94"/>
    <w:rsid w:val="000579FB"/>
    <w:rsid w:val="00057A0D"/>
    <w:rsid w:val="00077487"/>
    <w:rsid w:val="00077535"/>
    <w:rsid w:val="000814CA"/>
    <w:rsid w:val="000840E7"/>
    <w:rsid w:val="00093384"/>
    <w:rsid w:val="00093BC0"/>
    <w:rsid w:val="000A1A90"/>
    <w:rsid w:val="000A1EA6"/>
    <w:rsid w:val="000A51BA"/>
    <w:rsid w:val="000A5642"/>
    <w:rsid w:val="000A7D02"/>
    <w:rsid w:val="000C18DB"/>
    <w:rsid w:val="000C225E"/>
    <w:rsid w:val="000C41E1"/>
    <w:rsid w:val="000D08BA"/>
    <w:rsid w:val="000D0F9C"/>
    <w:rsid w:val="000D63C5"/>
    <w:rsid w:val="000D6E34"/>
    <w:rsid w:val="000E0B14"/>
    <w:rsid w:val="000E2EF2"/>
    <w:rsid w:val="000E51D9"/>
    <w:rsid w:val="000E5A19"/>
    <w:rsid w:val="000F5406"/>
    <w:rsid w:val="00101E4E"/>
    <w:rsid w:val="00104FBB"/>
    <w:rsid w:val="00105181"/>
    <w:rsid w:val="00106007"/>
    <w:rsid w:val="00111AFF"/>
    <w:rsid w:val="00116D0B"/>
    <w:rsid w:val="0012054A"/>
    <w:rsid w:val="0013089D"/>
    <w:rsid w:val="00145B70"/>
    <w:rsid w:val="00146EBF"/>
    <w:rsid w:val="00155595"/>
    <w:rsid w:val="00156EFC"/>
    <w:rsid w:val="00157E34"/>
    <w:rsid w:val="001642DD"/>
    <w:rsid w:val="00175B7D"/>
    <w:rsid w:val="00177660"/>
    <w:rsid w:val="00177CF1"/>
    <w:rsid w:val="00181EEE"/>
    <w:rsid w:val="00192BDA"/>
    <w:rsid w:val="001A1887"/>
    <w:rsid w:val="001A3BF5"/>
    <w:rsid w:val="001A72F3"/>
    <w:rsid w:val="001B4BE7"/>
    <w:rsid w:val="001B5D3B"/>
    <w:rsid w:val="001C091D"/>
    <w:rsid w:val="001C4D93"/>
    <w:rsid w:val="001C50C8"/>
    <w:rsid w:val="001D3175"/>
    <w:rsid w:val="001D378C"/>
    <w:rsid w:val="001D72B4"/>
    <w:rsid w:val="001D72CF"/>
    <w:rsid w:val="001E2E5D"/>
    <w:rsid w:val="001E3D80"/>
    <w:rsid w:val="001E4676"/>
    <w:rsid w:val="00205ACF"/>
    <w:rsid w:val="00222E84"/>
    <w:rsid w:val="0022511A"/>
    <w:rsid w:val="00255AF3"/>
    <w:rsid w:val="0025761D"/>
    <w:rsid w:val="002657E0"/>
    <w:rsid w:val="00273817"/>
    <w:rsid w:val="0027424E"/>
    <w:rsid w:val="00276D41"/>
    <w:rsid w:val="00283E2A"/>
    <w:rsid w:val="00284B87"/>
    <w:rsid w:val="00291446"/>
    <w:rsid w:val="002949C9"/>
    <w:rsid w:val="002A770B"/>
    <w:rsid w:val="002A7D56"/>
    <w:rsid w:val="002B6989"/>
    <w:rsid w:val="002C629C"/>
    <w:rsid w:val="002D0DE2"/>
    <w:rsid w:val="002E1A4E"/>
    <w:rsid w:val="002F0965"/>
    <w:rsid w:val="002F14F2"/>
    <w:rsid w:val="00301803"/>
    <w:rsid w:val="00302807"/>
    <w:rsid w:val="003169A7"/>
    <w:rsid w:val="00320310"/>
    <w:rsid w:val="0032192A"/>
    <w:rsid w:val="00321AA5"/>
    <w:rsid w:val="00335EB2"/>
    <w:rsid w:val="00335F45"/>
    <w:rsid w:val="003371F0"/>
    <w:rsid w:val="00343D46"/>
    <w:rsid w:val="00344D85"/>
    <w:rsid w:val="003575F0"/>
    <w:rsid w:val="003749D5"/>
    <w:rsid w:val="00375157"/>
    <w:rsid w:val="00380E60"/>
    <w:rsid w:val="0038490F"/>
    <w:rsid w:val="00386382"/>
    <w:rsid w:val="00387045"/>
    <w:rsid w:val="0039322C"/>
    <w:rsid w:val="0039549F"/>
    <w:rsid w:val="003A0D96"/>
    <w:rsid w:val="003B0231"/>
    <w:rsid w:val="003B75C1"/>
    <w:rsid w:val="003C19F1"/>
    <w:rsid w:val="003C4987"/>
    <w:rsid w:val="003C71BC"/>
    <w:rsid w:val="003D030A"/>
    <w:rsid w:val="003D24DA"/>
    <w:rsid w:val="003D2DA7"/>
    <w:rsid w:val="003D624E"/>
    <w:rsid w:val="003E0FA3"/>
    <w:rsid w:val="003E0FE9"/>
    <w:rsid w:val="003E5D90"/>
    <w:rsid w:val="003F10C7"/>
    <w:rsid w:val="00403069"/>
    <w:rsid w:val="00404666"/>
    <w:rsid w:val="00404F2D"/>
    <w:rsid w:val="00405D43"/>
    <w:rsid w:val="004106CA"/>
    <w:rsid w:val="004142A5"/>
    <w:rsid w:val="004149E6"/>
    <w:rsid w:val="00414FAB"/>
    <w:rsid w:val="004155C0"/>
    <w:rsid w:val="00427969"/>
    <w:rsid w:val="004445E7"/>
    <w:rsid w:val="00445C49"/>
    <w:rsid w:val="004467D8"/>
    <w:rsid w:val="004537E2"/>
    <w:rsid w:val="00453FCD"/>
    <w:rsid w:val="00455271"/>
    <w:rsid w:val="00460C07"/>
    <w:rsid w:val="00485ABA"/>
    <w:rsid w:val="004905AC"/>
    <w:rsid w:val="00491C4B"/>
    <w:rsid w:val="004A501D"/>
    <w:rsid w:val="004B1A3F"/>
    <w:rsid w:val="004C7727"/>
    <w:rsid w:val="004D5DF8"/>
    <w:rsid w:val="004F13BE"/>
    <w:rsid w:val="004F3BC4"/>
    <w:rsid w:val="004F5E65"/>
    <w:rsid w:val="005059A7"/>
    <w:rsid w:val="00507AAC"/>
    <w:rsid w:val="00514A93"/>
    <w:rsid w:val="0051668A"/>
    <w:rsid w:val="00521D4F"/>
    <w:rsid w:val="0053269D"/>
    <w:rsid w:val="00537977"/>
    <w:rsid w:val="0054251A"/>
    <w:rsid w:val="00543ADA"/>
    <w:rsid w:val="005443C3"/>
    <w:rsid w:val="00564617"/>
    <w:rsid w:val="00573578"/>
    <w:rsid w:val="0057431A"/>
    <w:rsid w:val="00580FEC"/>
    <w:rsid w:val="00582B26"/>
    <w:rsid w:val="00583693"/>
    <w:rsid w:val="00590622"/>
    <w:rsid w:val="005907D2"/>
    <w:rsid w:val="00592CA6"/>
    <w:rsid w:val="005A1CF5"/>
    <w:rsid w:val="005A36F7"/>
    <w:rsid w:val="005A59F5"/>
    <w:rsid w:val="005C1051"/>
    <w:rsid w:val="005C3EDD"/>
    <w:rsid w:val="005D2DC4"/>
    <w:rsid w:val="005D5FFE"/>
    <w:rsid w:val="005E0F71"/>
    <w:rsid w:val="005E36DA"/>
    <w:rsid w:val="005E5ED2"/>
    <w:rsid w:val="005E647A"/>
    <w:rsid w:val="00605202"/>
    <w:rsid w:val="00627325"/>
    <w:rsid w:val="00632755"/>
    <w:rsid w:val="006339CD"/>
    <w:rsid w:val="0063573C"/>
    <w:rsid w:val="006407A1"/>
    <w:rsid w:val="006409C7"/>
    <w:rsid w:val="00642D50"/>
    <w:rsid w:val="00643A50"/>
    <w:rsid w:val="00646DCD"/>
    <w:rsid w:val="00647302"/>
    <w:rsid w:val="006551C5"/>
    <w:rsid w:val="006600F5"/>
    <w:rsid w:val="00660B9B"/>
    <w:rsid w:val="00662AC9"/>
    <w:rsid w:val="0066700A"/>
    <w:rsid w:val="00674C9B"/>
    <w:rsid w:val="006808DC"/>
    <w:rsid w:val="00686695"/>
    <w:rsid w:val="00694EEF"/>
    <w:rsid w:val="00696297"/>
    <w:rsid w:val="00697F72"/>
    <w:rsid w:val="006A03D2"/>
    <w:rsid w:val="006A3F0C"/>
    <w:rsid w:val="006A7A8A"/>
    <w:rsid w:val="006B3960"/>
    <w:rsid w:val="006B3A5C"/>
    <w:rsid w:val="006B74D4"/>
    <w:rsid w:val="006C1BF4"/>
    <w:rsid w:val="006C6C62"/>
    <w:rsid w:val="006D1157"/>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47CF2"/>
    <w:rsid w:val="00752C40"/>
    <w:rsid w:val="007659E1"/>
    <w:rsid w:val="00771B19"/>
    <w:rsid w:val="00774062"/>
    <w:rsid w:val="00781041"/>
    <w:rsid w:val="007B48F5"/>
    <w:rsid w:val="007B53C9"/>
    <w:rsid w:val="007B5B5B"/>
    <w:rsid w:val="007B6BCF"/>
    <w:rsid w:val="007B7C7D"/>
    <w:rsid w:val="007B7CA3"/>
    <w:rsid w:val="007C34F7"/>
    <w:rsid w:val="007C57C8"/>
    <w:rsid w:val="007C63B9"/>
    <w:rsid w:val="007D2C93"/>
    <w:rsid w:val="007D613D"/>
    <w:rsid w:val="007E106D"/>
    <w:rsid w:val="007E19BA"/>
    <w:rsid w:val="007E30A3"/>
    <w:rsid w:val="007E735B"/>
    <w:rsid w:val="007F04EC"/>
    <w:rsid w:val="007F7651"/>
    <w:rsid w:val="0080346C"/>
    <w:rsid w:val="00806CA3"/>
    <w:rsid w:val="00807349"/>
    <w:rsid w:val="008218DF"/>
    <w:rsid w:val="00830CB2"/>
    <w:rsid w:val="00831537"/>
    <w:rsid w:val="008363A2"/>
    <w:rsid w:val="008376D1"/>
    <w:rsid w:val="008418AB"/>
    <w:rsid w:val="0084336B"/>
    <w:rsid w:val="0084731D"/>
    <w:rsid w:val="00847398"/>
    <w:rsid w:val="00853A0F"/>
    <w:rsid w:val="008567C3"/>
    <w:rsid w:val="00867ADF"/>
    <w:rsid w:val="008733F0"/>
    <w:rsid w:val="0087720B"/>
    <w:rsid w:val="00880CAA"/>
    <w:rsid w:val="00887586"/>
    <w:rsid w:val="008930A5"/>
    <w:rsid w:val="00893B84"/>
    <w:rsid w:val="0089438F"/>
    <w:rsid w:val="008A21C6"/>
    <w:rsid w:val="008A7838"/>
    <w:rsid w:val="008B7697"/>
    <w:rsid w:val="008C1F09"/>
    <w:rsid w:val="008C20E7"/>
    <w:rsid w:val="008D42F7"/>
    <w:rsid w:val="008D71FB"/>
    <w:rsid w:val="008E581A"/>
    <w:rsid w:val="008F25DC"/>
    <w:rsid w:val="008F38B1"/>
    <w:rsid w:val="008F6552"/>
    <w:rsid w:val="00912B77"/>
    <w:rsid w:val="00914CF5"/>
    <w:rsid w:val="00921549"/>
    <w:rsid w:val="00924A65"/>
    <w:rsid w:val="00931C78"/>
    <w:rsid w:val="009403D3"/>
    <w:rsid w:val="00955755"/>
    <w:rsid w:val="009558F2"/>
    <w:rsid w:val="00960576"/>
    <w:rsid w:val="00960E67"/>
    <w:rsid w:val="00972BDF"/>
    <w:rsid w:val="009A3E8D"/>
    <w:rsid w:val="009A71AF"/>
    <w:rsid w:val="009B4D52"/>
    <w:rsid w:val="009B5B1E"/>
    <w:rsid w:val="009B7A9A"/>
    <w:rsid w:val="009B7C38"/>
    <w:rsid w:val="009C02CD"/>
    <w:rsid w:val="009C2890"/>
    <w:rsid w:val="009D18C3"/>
    <w:rsid w:val="009D1B30"/>
    <w:rsid w:val="009D1C0B"/>
    <w:rsid w:val="009D546D"/>
    <w:rsid w:val="009D5637"/>
    <w:rsid w:val="009D598D"/>
    <w:rsid w:val="009D5CE8"/>
    <w:rsid w:val="009E4A89"/>
    <w:rsid w:val="00A00350"/>
    <w:rsid w:val="00A02D2D"/>
    <w:rsid w:val="00A03BDB"/>
    <w:rsid w:val="00A06E69"/>
    <w:rsid w:val="00A12363"/>
    <w:rsid w:val="00A249FF"/>
    <w:rsid w:val="00A351B7"/>
    <w:rsid w:val="00A361FC"/>
    <w:rsid w:val="00A50B01"/>
    <w:rsid w:val="00A54EEB"/>
    <w:rsid w:val="00A60555"/>
    <w:rsid w:val="00A60672"/>
    <w:rsid w:val="00A64E86"/>
    <w:rsid w:val="00A728CA"/>
    <w:rsid w:val="00A83578"/>
    <w:rsid w:val="00A845D9"/>
    <w:rsid w:val="00A85011"/>
    <w:rsid w:val="00A86D64"/>
    <w:rsid w:val="00A86F63"/>
    <w:rsid w:val="00A92F43"/>
    <w:rsid w:val="00A970AD"/>
    <w:rsid w:val="00AA11C6"/>
    <w:rsid w:val="00AB0FD7"/>
    <w:rsid w:val="00AB4A33"/>
    <w:rsid w:val="00AC43A8"/>
    <w:rsid w:val="00AC4B5B"/>
    <w:rsid w:val="00AD2AB6"/>
    <w:rsid w:val="00AE05D5"/>
    <w:rsid w:val="00AE3098"/>
    <w:rsid w:val="00AF2DFA"/>
    <w:rsid w:val="00AF3E6D"/>
    <w:rsid w:val="00AF52FB"/>
    <w:rsid w:val="00AF6932"/>
    <w:rsid w:val="00B00F19"/>
    <w:rsid w:val="00B02BEA"/>
    <w:rsid w:val="00B056E9"/>
    <w:rsid w:val="00B06510"/>
    <w:rsid w:val="00B10360"/>
    <w:rsid w:val="00B175E3"/>
    <w:rsid w:val="00B21B45"/>
    <w:rsid w:val="00B25897"/>
    <w:rsid w:val="00B2731D"/>
    <w:rsid w:val="00B34BAA"/>
    <w:rsid w:val="00B5146D"/>
    <w:rsid w:val="00B5328B"/>
    <w:rsid w:val="00B55B97"/>
    <w:rsid w:val="00B655F8"/>
    <w:rsid w:val="00B67608"/>
    <w:rsid w:val="00B81593"/>
    <w:rsid w:val="00B87A25"/>
    <w:rsid w:val="00B91826"/>
    <w:rsid w:val="00B93129"/>
    <w:rsid w:val="00B949D5"/>
    <w:rsid w:val="00B95D0E"/>
    <w:rsid w:val="00BB165C"/>
    <w:rsid w:val="00BB173D"/>
    <w:rsid w:val="00BB41DA"/>
    <w:rsid w:val="00BD0D6E"/>
    <w:rsid w:val="00BD3DD7"/>
    <w:rsid w:val="00BD45D6"/>
    <w:rsid w:val="00BE7D11"/>
    <w:rsid w:val="00C06560"/>
    <w:rsid w:val="00C06BB4"/>
    <w:rsid w:val="00C116B8"/>
    <w:rsid w:val="00C12F6B"/>
    <w:rsid w:val="00C13339"/>
    <w:rsid w:val="00C1629A"/>
    <w:rsid w:val="00C35BFF"/>
    <w:rsid w:val="00C36B6C"/>
    <w:rsid w:val="00C402EE"/>
    <w:rsid w:val="00C44151"/>
    <w:rsid w:val="00C45459"/>
    <w:rsid w:val="00C459FC"/>
    <w:rsid w:val="00C55BC2"/>
    <w:rsid w:val="00C60108"/>
    <w:rsid w:val="00C64FC8"/>
    <w:rsid w:val="00C65B6E"/>
    <w:rsid w:val="00C6768E"/>
    <w:rsid w:val="00C67AB4"/>
    <w:rsid w:val="00C73B70"/>
    <w:rsid w:val="00C77776"/>
    <w:rsid w:val="00C81155"/>
    <w:rsid w:val="00C85641"/>
    <w:rsid w:val="00C86B61"/>
    <w:rsid w:val="00CA0617"/>
    <w:rsid w:val="00CB57B4"/>
    <w:rsid w:val="00CD0C84"/>
    <w:rsid w:val="00CD1877"/>
    <w:rsid w:val="00CE0273"/>
    <w:rsid w:val="00CF37D4"/>
    <w:rsid w:val="00D03C1F"/>
    <w:rsid w:val="00D17DE2"/>
    <w:rsid w:val="00D20931"/>
    <w:rsid w:val="00D212D8"/>
    <w:rsid w:val="00D21C4A"/>
    <w:rsid w:val="00D24216"/>
    <w:rsid w:val="00D40E62"/>
    <w:rsid w:val="00D42315"/>
    <w:rsid w:val="00D458D6"/>
    <w:rsid w:val="00D45961"/>
    <w:rsid w:val="00D46BC8"/>
    <w:rsid w:val="00D813BC"/>
    <w:rsid w:val="00D91881"/>
    <w:rsid w:val="00D93C7F"/>
    <w:rsid w:val="00D94436"/>
    <w:rsid w:val="00D97EF7"/>
    <w:rsid w:val="00DA0183"/>
    <w:rsid w:val="00DA2188"/>
    <w:rsid w:val="00DA47E4"/>
    <w:rsid w:val="00DB172E"/>
    <w:rsid w:val="00DB30E5"/>
    <w:rsid w:val="00DD0B92"/>
    <w:rsid w:val="00DD12F6"/>
    <w:rsid w:val="00DD41AE"/>
    <w:rsid w:val="00DE2E5A"/>
    <w:rsid w:val="00DF2EC3"/>
    <w:rsid w:val="00DF5239"/>
    <w:rsid w:val="00DF6695"/>
    <w:rsid w:val="00E00F44"/>
    <w:rsid w:val="00E04DCF"/>
    <w:rsid w:val="00E076C7"/>
    <w:rsid w:val="00E16D0E"/>
    <w:rsid w:val="00E20AC0"/>
    <w:rsid w:val="00E24AA0"/>
    <w:rsid w:val="00E261ED"/>
    <w:rsid w:val="00E26ED5"/>
    <w:rsid w:val="00E50870"/>
    <w:rsid w:val="00E53AA5"/>
    <w:rsid w:val="00E66CED"/>
    <w:rsid w:val="00E6769F"/>
    <w:rsid w:val="00E6776A"/>
    <w:rsid w:val="00E74A9C"/>
    <w:rsid w:val="00E81888"/>
    <w:rsid w:val="00E8221E"/>
    <w:rsid w:val="00E90F95"/>
    <w:rsid w:val="00E916F7"/>
    <w:rsid w:val="00E94382"/>
    <w:rsid w:val="00E944A5"/>
    <w:rsid w:val="00E95B25"/>
    <w:rsid w:val="00EA0B82"/>
    <w:rsid w:val="00EB5224"/>
    <w:rsid w:val="00EC5F50"/>
    <w:rsid w:val="00EC68A2"/>
    <w:rsid w:val="00ED1275"/>
    <w:rsid w:val="00ED2510"/>
    <w:rsid w:val="00ED3403"/>
    <w:rsid w:val="00ED523B"/>
    <w:rsid w:val="00ED7ED1"/>
    <w:rsid w:val="00EE0CE5"/>
    <w:rsid w:val="00EE3059"/>
    <w:rsid w:val="00F028C1"/>
    <w:rsid w:val="00F04576"/>
    <w:rsid w:val="00F26DE8"/>
    <w:rsid w:val="00F26F39"/>
    <w:rsid w:val="00F273FE"/>
    <w:rsid w:val="00F34B3D"/>
    <w:rsid w:val="00F35954"/>
    <w:rsid w:val="00F40BC4"/>
    <w:rsid w:val="00F444DA"/>
    <w:rsid w:val="00F473A6"/>
    <w:rsid w:val="00F651F6"/>
    <w:rsid w:val="00F66F4B"/>
    <w:rsid w:val="00F74D50"/>
    <w:rsid w:val="00F759D5"/>
    <w:rsid w:val="00F80088"/>
    <w:rsid w:val="00F848A5"/>
    <w:rsid w:val="00F97B4E"/>
    <w:rsid w:val="00F97EB4"/>
    <w:rsid w:val="00FA4D72"/>
    <w:rsid w:val="00FA6E8D"/>
    <w:rsid w:val="00FC4A8F"/>
    <w:rsid w:val="00FC6420"/>
    <w:rsid w:val="00FC6423"/>
    <w:rsid w:val="00FD23DD"/>
    <w:rsid w:val="00FD7C8B"/>
    <w:rsid w:val="00FE0192"/>
    <w:rsid w:val="00FE7470"/>
    <w:rsid w:val="00FF2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2"/>
    </o:shapelayout>
  </w:shapeDefaults>
  <w:decimalSymbol w:val="."/>
  <w:listSeparator w:val=","/>
  <w14:docId w14:val="3914C580"/>
  <w15:chartTrackingRefBased/>
  <w15:docId w15:val="{E7E68449-7A4C-4820-BA43-39D7D689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0F19"/>
    <w:pPr>
      <w:widowControl w:val="0"/>
      <w:jc w:val="both"/>
    </w:pPr>
    <w:rPr>
      <w:szCs w:val="21"/>
    </w:rPr>
  </w:style>
  <w:style w:type="paragraph" w:styleId="1">
    <w:name w:val="heading 1"/>
    <w:basedOn w:val="a"/>
    <w:next w:val="a"/>
    <w:link w:val="10"/>
    <w:autoRedefine/>
    <w:qFormat/>
    <w:rsid w:val="005A36F7"/>
    <w:pPr>
      <w:keepNext/>
      <w:keepLines/>
      <w:spacing w:beforeLines="50" w:before="156" w:afterLines="50" w:after="156" w:line="360" w:lineRule="auto"/>
      <w:jc w:val="center"/>
      <w:outlineLvl w:val="0"/>
    </w:pPr>
    <w:rPr>
      <w:rFonts w:ascii="Times New Roman" w:eastAsia="宋体" w:hAnsi="Times New Roman" w:cs="Times New Roman"/>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0"/>
    <w:unhideWhenUsed/>
    <w:qFormat/>
    <w:rsid w:val="00C67AB4"/>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rsid w:val="00C67AB4"/>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rsid w:val="00145B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7A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67AB4"/>
    <w:rPr>
      <w:sz w:val="18"/>
      <w:szCs w:val="18"/>
    </w:rPr>
  </w:style>
  <w:style w:type="paragraph" w:styleId="a5">
    <w:name w:val="footer"/>
    <w:basedOn w:val="a"/>
    <w:link w:val="a6"/>
    <w:uiPriority w:val="99"/>
    <w:unhideWhenUsed/>
    <w:rsid w:val="00C67AB4"/>
    <w:pPr>
      <w:tabs>
        <w:tab w:val="center" w:pos="4153"/>
        <w:tab w:val="right" w:pos="8306"/>
      </w:tabs>
      <w:snapToGrid w:val="0"/>
      <w:jc w:val="left"/>
    </w:pPr>
    <w:rPr>
      <w:sz w:val="18"/>
      <w:szCs w:val="18"/>
    </w:rPr>
  </w:style>
  <w:style w:type="character" w:customStyle="1" w:styleId="a6">
    <w:name w:val="页脚 字符"/>
    <w:basedOn w:val="a0"/>
    <w:link w:val="a5"/>
    <w:uiPriority w:val="99"/>
    <w:rsid w:val="00C67AB4"/>
    <w:rPr>
      <w:sz w:val="18"/>
      <w:szCs w:val="18"/>
    </w:rPr>
  </w:style>
  <w:style w:type="character" w:customStyle="1" w:styleId="10">
    <w:name w:val="标题 1 字符"/>
    <w:basedOn w:val="a0"/>
    <w:link w:val="1"/>
    <w:rsid w:val="005A36F7"/>
    <w:rPr>
      <w:rFonts w:ascii="Times New Roman" w:eastAsia="宋体" w:hAnsi="Times New Roman" w:cs="Times New Roman"/>
      <w:b/>
      <w:bCs/>
      <w:kern w:val="44"/>
      <w:sz w:val="32"/>
      <w:szCs w:val="44"/>
    </w:rPr>
  </w:style>
  <w:style w:type="character" w:customStyle="1" w:styleId="20">
    <w:name w:val="标题 2 字符"/>
    <w:aliases w:val="标题 2 Char Char Char Char Char Char Char Char Char Char Char Char 字符,标题 2 Char Char Char Char Char Char Char Char Char Char Char Char Char Char Char 字符"/>
    <w:basedOn w:val="a0"/>
    <w:link w:val="2"/>
    <w:rsid w:val="00C67AB4"/>
    <w:rPr>
      <w:rFonts w:asciiTheme="majorHAnsi" w:eastAsia="黑体" w:hAnsiTheme="majorHAnsi" w:cstheme="majorBidi"/>
      <w:b/>
      <w:bCs/>
      <w:sz w:val="30"/>
      <w:szCs w:val="32"/>
    </w:rPr>
  </w:style>
  <w:style w:type="character" w:customStyle="1" w:styleId="30">
    <w:name w:val="标题 3 字符"/>
    <w:basedOn w:val="a0"/>
    <w:link w:val="3"/>
    <w:rsid w:val="00C67AB4"/>
    <w:rPr>
      <w:bCs/>
      <w:sz w:val="32"/>
      <w:szCs w:val="32"/>
    </w:rPr>
  </w:style>
  <w:style w:type="paragraph" w:styleId="a7">
    <w:name w:val="Plain Text"/>
    <w:basedOn w:val="a"/>
    <w:link w:val="a8"/>
    <w:rsid w:val="00C67AB4"/>
    <w:pPr>
      <w:widowControl/>
      <w:spacing w:before="100" w:beforeAutospacing="1" w:after="100" w:afterAutospacing="1"/>
      <w:jc w:val="left"/>
    </w:pPr>
    <w:rPr>
      <w:rFonts w:ascii="宋体" w:hAnsi="宋体" w:cs="宋体"/>
      <w:sz w:val="24"/>
      <w:szCs w:val="24"/>
    </w:rPr>
  </w:style>
  <w:style w:type="character" w:customStyle="1" w:styleId="a8">
    <w:name w:val="纯文本 字符"/>
    <w:basedOn w:val="a0"/>
    <w:link w:val="a7"/>
    <w:rsid w:val="00C67AB4"/>
    <w:rPr>
      <w:rFonts w:ascii="宋体" w:hAnsi="宋体" w:cs="宋体"/>
      <w:sz w:val="24"/>
      <w:szCs w:val="24"/>
    </w:rPr>
  </w:style>
  <w:style w:type="character" w:styleId="a9">
    <w:name w:val="Hyperlink"/>
    <w:uiPriority w:val="99"/>
    <w:rsid w:val="00C67AB4"/>
    <w:rPr>
      <w:color w:val="0000FF"/>
      <w:u w:val="single"/>
    </w:rPr>
  </w:style>
  <w:style w:type="paragraph" w:styleId="TOC1">
    <w:name w:val="toc 1"/>
    <w:basedOn w:val="a"/>
    <w:next w:val="a"/>
    <w:autoRedefine/>
    <w:uiPriority w:val="39"/>
    <w:rsid w:val="007E19BA"/>
    <w:pPr>
      <w:tabs>
        <w:tab w:val="left" w:pos="284"/>
        <w:tab w:val="right" w:leader="dot" w:pos="8436"/>
      </w:tabs>
      <w:spacing w:line="360" w:lineRule="auto"/>
    </w:pPr>
    <w:rPr>
      <w:rFonts w:ascii="宋体" w:eastAsia="宋体" w:hAnsi="宋体"/>
      <w:b/>
      <w:noProof/>
      <w:sz w:val="28"/>
      <w:szCs w:val="28"/>
    </w:rPr>
  </w:style>
  <w:style w:type="paragraph" w:styleId="TOC2">
    <w:name w:val="toc 2"/>
    <w:basedOn w:val="a"/>
    <w:next w:val="a"/>
    <w:autoRedefine/>
    <w:uiPriority w:val="39"/>
    <w:rsid w:val="00C67AB4"/>
    <w:pPr>
      <w:tabs>
        <w:tab w:val="left" w:pos="851"/>
        <w:tab w:val="right" w:leader="dot" w:pos="8436"/>
      </w:tabs>
      <w:spacing w:line="216" w:lineRule="auto"/>
      <w:ind w:leftChars="200" w:left="420"/>
    </w:pPr>
  </w:style>
  <w:style w:type="paragraph" w:styleId="TOC3">
    <w:name w:val="toc 3"/>
    <w:basedOn w:val="a"/>
    <w:next w:val="a"/>
    <w:autoRedefine/>
    <w:uiPriority w:val="39"/>
    <w:rsid w:val="00C67AB4"/>
    <w:pPr>
      <w:tabs>
        <w:tab w:val="left" w:pos="1560"/>
        <w:tab w:val="right" w:leader="dot" w:pos="8436"/>
      </w:tabs>
      <w:spacing w:line="216" w:lineRule="auto"/>
      <w:ind w:leftChars="400" w:left="840"/>
    </w:pPr>
  </w:style>
  <w:style w:type="table" w:styleId="aa">
    <w:name w:val="Table Grid"/>
    <w:basedOn w:val="a1"/>
    <w:uiPriority w:val="39"/>
    <w:qFormat/>
    <w:rsid w:val="00C67AB4"/>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67AB4"/>
    <w:pPr>
      <w:ind w:firstLineChars="200" w:firstLine="420"/>
    </w:pPr>
  </w:style>
  <w:style w:type="character" w:styleId="ac">
    <w:name w:val="Placeholder Text"/>
    <w:basedOn w:val="a0"/>
    <w:uiPriority w:val="99"/>
    <w:semiHidden/>
    <w:rsid w:val="00C67AB4"/>
    <w:rPr>
      <w:color w:val="808080"/>
    </w:rPr>
  </w:style>
  <w:style w:type="paragraph" w:customStyle="1" w:styleId="ad">
    <w:name w:val="图脚"/>
    <w:basedOn w:val="a"/>
    <w:qFormat/>
    <w:rsid w:val="00C67AB4"/>
    <w:pPr>
      <w:spacing w:line="360" w:lineRule="auto"/>
      <w:ind w:firstLineChars="200" w:firstLine="200"/>
      <w:jc w:val="center"/>
    </w:pPr>
    <w:rPr>
      <w:rFonts w:ascii="Calibri" w:eastAsia="楷体" w:hAnsi="Calibri"/>
    </w:rPr>
  </w:style>
  <w:style w:type="paragraph" w:customStyle="1" w:styleId="ae">
    <w:name w:val="表头"/>
    <w:basedOn w:val="a"/>
    <w:qFormat/>
    <w:rsid w:val="00C67AB4"/>
    <w:pPr>
      <w:spacing w:beforeLines="50" w:before="156"/>
      <w:jc w:val="center"/>
    </w:pPr>
    <w:rPr>
      <w:rFonts w:eastAsia="楷体"/>
    </w:rPr>
  </w:style>
  <w:style w:type="character" w:styleId="af">
    <w:name w:val="FollowedHyperlink"/>
    <w:basedOn w:val="a0"/>
    <w:uiPriority w:val="99"/>
    <w:semiHidden/>
    <w:unhideWhenUsed/>
    <w:rsid w:val="00C67AB4"/>
    <w:rPr>
      <w:color w:val="954F72" w:themeColor="followedHyperlink"/>
      <w:u w:val="single"/>
    </w:rPr>
  </w:style>
  <w:style w:type="paragraph" w:styleId="af0">
    <w:name w:val="caption"/>
    <w:basedOn w:val="a"/>
    <w:next w:val="a"/>
    <w:uiPriority w:val="35"/>
    <w:unhideWhenUsed/>
    <w:qFormat/>
    <w:rsid w:val="00C67AB4"/>
    <w:rPr>
      <w:rFonts w:asciiTheme="majorHAnsi" w:eastAsia="黑体" w:hAnsiTheme="majorHAnsi" w:cstheme="majorBidi"/>
      <w:sz w:val="20"/>
      <w:szCs w:val="20"/>
    </w:rPr>
  </w:style>
  <w:style w:type="character" w:customStyle="1" w:styleId="40">
    <w:name w:val="标题 4 字符"/>
    <w:basedOn w:val="a0"/>
    <w:link w:val="4"/>
    <w:uiPriority w:val="9"/>
    <w:rsid w:val="00145B70"/>
    <w:rPr>
      <w:rFonts w:asciiTheme="majorHAnsi" w:eastAsiaTheme="majorEastAsia" w:hAnsiTheme="majorHAnsi" w:cstheme="majorBidi"/>
      <w:b/>
      <w:bCs/>
      <w:sz w:val="28"/>
      <w:szCs w:val="28"/>
    </w:rPr>
  </w:style>
  <w:style w:type="table" w:customStyle="1" w:styleId="11">
    <w:name w:val="网格型1"/>
    <w:basedOn w:val="a1"/>
    <w:next w:val="aa"/>
    <w:uiPriority w:val="39"/>
    <w:qFormat/>
    <w:rsid w:val="00B5146D"/>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a"/>
    <w:uiPriority w:val="39"/>
    <w:qFormat/>
    <w:rsid w:val="000814CA"/>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39"/>
    <w:qFormat/>
    <w:rsid w:val="00931C78"/>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tr-element">
    <w:name w:val="ltr-element"/>
    <w:basedOn w:val="a"/>
    <w:rsid w:val="005A59F5"/>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380E60"/>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f1">
    <w:name w:val="Subtle Emphasis"/>
    <w:basedOn w:val="a0"/>
    <w:uiPriority w:val="19"/>
    <w:qFormat/>
    <w:rsid w:val="00BB165C"/>
    <w:rPr>
      <w:i/>
      <w:iCs/>
      <w:color w:val="404040" w:themeColor="text1" w:themeTint="BF"/>
    </w:rPr>
  </w:style>
  <w:style w:type="table" w:customStyle="1" w:styleId="110">
    <w:name w:val="网格型11"/>
    <w:basedOn w:val="a1"/>
    <w:uiPriority w:val="39"/>
    <w:qFormat/>
    <w:rsid w:val="00AE05D5"/>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274817">
      <w:bodyDiv w:val="1"/>
      <w:marLeft w:val="0"/>
      <w:marRight w:val="0"/>
      <w:marTop w:val="0"/>
      <w:marBottom w:val="0"/>
      <w:divBdr>
        <w:top w:val="none" w:sz="0" w:space="0" w:color="auto"/>
        <w:left w:val="none" w:sz="0" w:space="0" w:color="auto"/>
        <w:bottom w:val="none" w:sz="0" w:space="0" w:color="auto"/>
        <w:right w:val="none" w:sz="0" w:space="0" w:color="auto"/>
      </w:divBdr>
    </w:div>
    <w:div w:id="1485391703">
      <w:bodyDiv w:val="1"/>
      <w:marLeft w:val="0"/>
      <w:marRight w:val="0"/>
      <w:marTop w:val="0"/>
      <w:marBottom w:val="0"/>
      <w:divBdr>
        <w:top w:val="none" w:sz="0" w:space="0" w:color="auto"/>
        <w:left w:val="none" w:sz="0" w:space="0" w:color="auto"/>
        <w:bottom w:val="none" w:sz="0" w:space="0" w:color="auto"/>
        <w:right w:val="none" w:sz="0" w:space="0" w:color="auto"/>
      </w:divBdr>
      <w:divsChild>
        <w:div w:id="1583951012">
          <w:marLeft w:val="0"/>
          <w:marRight w:val="0"/>
          <w:marTop w:val="0"/>
          <w:marBottom w:val="0"/>
          <w:divBdr>
            <w:top w:val="none" w:sz="0" w:space="0" w:color="auto"/>
            <w:left w:val="none" w:sz="0" w:space="0" w:color="auto"/>
            <w:bottom w:val="none" w:sz="0" w:space="0" w:color="auto"/>
            <w:right w:val="none" w:sz="0" w:space="0" w:color="auto"/>
          </w:divBdr>
        </w:div>
        <w:div w:id="415789356">
          <w:marLeft w:val="0"/>
          <w:marRight w:val="0"/>
          <w:marTop w:val="0"/>
          <w:marBottom w:val="0"/>
          <w:divBdr>
            <w:top w:val="none" w:sz="0" w:space="0" w:color="auto"/>
            <w:left w:val="none" w:sz="0" w:space="0" w:color="auto"/>
            <w:bottom w:val="none" w:sz="0" w:space="0" w:color="auto"/>
            <w:right w:val="none" w:sz="0" w:space="0" w:color="auto"/>
          </w:divBdr>
        </w:div>
        <w:div w:id="1154680251">
          <w:marLeft w:val="0"/>
          <w:marRight w:val="0"/>
          <w:marTop w:val="0"/>
          <w:marBottom w:val="0"/>
          <w:divBdr>
            <w:top w:val="none" w:sz="0" w:space="0" w:color="auto"/>
            <w:left w:val="none" w:sz="0" w:space="0" w:color="auto"/>
            <w:bottom w:val="none" w:sz="0" w:space="0" w:color="auto"/>
            <w:right w:val="none" w:sz="0" w:space="0" w:color="auto"/>
          </w:divBdr>
        </w:div>
      </w:divsChild>
    </w:div>
    <w:div w:id="20129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package" Target="embeddings/Microsoft_Visio_Drawing1.vsdx"/><Relationship Id="rId42" Type="http://schemas.openxmlformats.org/officeDocument/2006/relationships/package" Target="embeddings/Microsoft_Visio_Drawing10.vsdx"/><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package" Target="embeddings/Microsoft_Visio_Drawing23.vsdx"/><Relationship Id="rId16" Type="http://schemas.openxmlformats.org/officeDocument/2006/relationships/image" Target="media/image4.jpeg"/><Relationship Id="rId11" Type="http://schemas.openxmlformats.org/officeDocument/2006/relationships/footer" Target="footer1.xml"/><Relationship Id="rId32" Type="http://schemas.openxmlformats.org/officeDocument/2006/relationships/hyperlink" Target="https://baike.baidu.com/item/%E5%88%86%E8%BE%A8%E7%8E%87/213523?fromModule=lemma_inlink" TargetMode="External"/><Relationship Id="rId37" Type="http://schemas.openxmlformats.org/officeDocument/2006/relationships/image" Target="media/image13.emf"/><Relationship Id="rId53" Type="http://schemas.openxmlformats.org/officeDocument/2006/relationships/image" Target="media/image21.emf"/><Relationship Id="rId58" Type="http://schemas.openxmlformats.org/officeDocument/2006/relationships/package" Target="embeddings/Microsoft_Visio_Drawing18.vsdx"/><Relationship Id="rId74" Type="http://schemas.openxmlformats.org/officeDocument/2006/relationships/image" Target="media/image32.emf"/><Relationship Id="rId79" Type="http://schemas.openxmlformats.org/officeDocument/2006/relationships/oleObject" Target="embeddings/Microsoft_Visio_2003-2010_Drawing4.vsd"/><Relationship Id="rId5" Type="http://schemas.openxmlformats.org/officeDocument/2006/relationships/webSettings" Target="webSettings.xml"/><Relationship Id="rId61" Type="http://schemas.openxmlformats.org/officeDocument/2006/relationships/image" Target="media/image25.emf"/><Relationship Id="rId82" Type="http://schemas.openxmlformats.org/officeDocument/2006/relationships/glossaryDocument" Target="glossary/document.xml"/><Relationship Id="rId19" Type="http://schemas.openxmlformats.org/officeDocument/2006/relationships/footer" Target="footer3.xml"/><Relationship Id="rId14" Type="http://schemas.openxmlformats.org/officeDocument/2006/relationships/package" Target="embeddings/Microsoft_Visio_Drawing.vsdx"/><Relationship Id="rId22" Type="http://schemas.openxmlformats.org/officeDocument/2006/relationships/image" Target="media/image7.emf"/><Relationship Id="rId27" Type="http://schemas.openxmlformats.org/officeDocument/2006/relationships/package" Target="embeddings/Microsoft_Visio_Drawing4.vsdx"/><Relationship Id="rId30" Type="http://schemas.openxmlformats.org/officeDocument/2006/relationships/hyperlink" Target="https://baike.baidu.com/item/%E5%88%86%E8%BE%A8%E7%8E%87/213523?fromModule=lemma_inlink" TargetMode="External"/><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Drawing13.vsdx"/><Relationship Id="rId56" Type="http://schemas.openxmlformats.org/officeDocument/2006/relationships/package" Target="embeddings/Microsoft_Visio_Drawing17.vsdx"/><Relationship Id="rId64" Type="http://schemas.openxmlformats.org/officeDocument/2006/relationships/package" Target="embeddings/Microsoft_Visio_Drawing21.vsdx"/><Relationship Id="rId69" Type="http://schemas.openxmlformats.org/officeDocument/2006/relationships/image" Target="media/image29.emf"/><Relationship Id="rId77" Type="http://schemas.openxmlformats.org/officeDocument/2006/relationships/oleObject" Target="embeddings/Microsoft_Visio_2003-2010_Drawing3.vsd"/><Relationship Id="rId8" Type="http://schemas.openxmlformats.org/officeDocument/2006/relationships/image" Target="media/image1.jpeg"/><Relationship Id="rId51" Type="http://schemas.openxmlformats.org/officeDocument/2006/relationships/image" Target="media/image20.emf"/><Relationship Id="rId72" Type="http://schemas.openxmlformats.org/officeDocument/2006/relationships/image" Target="media/image31.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package" Target="embeddings/Microsoft_Visio_Drawing3.vsdx"/><Relationship Id="rId33" Type="http://schemas.openxmlformats.org/officeDocument/2006/relationships/image" Target="media/image11.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image" Target="media/image6.emf"/><Relationship Id="rId41" Type="http://schemas.openxmlformats.org/officeDocument/2006/relationships/image" Target="media/image15.emf"/><Relationship Id="rId54" Type="http://schemas.openxmlformats.org/officeDocument/2006/relationships/package" Target="embeddings/Microsoft_Visio_Drawing16.vsdx"/><Relationship Id="rId62" Type="http://schemas.openxmlformats.org/officeDocument/2006/relationships/package" Target="embeddings/Microsoft_Visio_Drawing20.vsdx"/><Relationship Id="rId70" Type="http://schemas.openxmlformats.org/officeDocument/2006/relationships/oleObject" Target="embeddings/Microsoft_Visio_2003-2010_Drawing.vsd"/><Relationship Id="rId75" Type="http://schemas.openxmlformats.org/officeDocument/2006/relationships/oleObject" Target="embeddings/Microsoft_Visio_2003-2010_Drawing2.vsd"/><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package" Target="embeddings/Microsoft_Visio_Drawing2.vsdx"/><Relationship Id="rId28" Type="http://schemas.openxmlformats.org/officeDocument/2006/relationships/image" Target="media/image10.emf"/><Relationship Id="rId36" Type="http://schemas.openxmlformats.org/officeDocument/2006/relationships/package" Target="embeddings/Microsoft_Visio_Drawing7.vsdx"/><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header" Target="header2.xml"/><Relationship Id="rId31" Type="http://schemas.openxmlformats.org/officeDocument/2006/relationships/hyperlink" Target="https://baike.baidu.com/item/%E5%88%86%E8%BE%A8%E7%8E%87/213523?fromModule=lemma_inlink" TargetMode="External"/><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60" Type="http://schemas.openxmlformats.org/officeDocument/2006/relationships/package" Target="embeddings/Microsoft_Visio_Drawing19.vsdx"/><Relationship Id="rId65" Type="http://schemas.openxmlformats.org/officeDocument/2006/relationships/image" Target="media/image27.emf"/><Relationship Id="rId73" Type="http://schemas.openxmlformats.org/officeDocument/2006/relationships/oleObject" Target="embeddings/Microsoft_Visio_2003-2010_Drawing1.vsd"/><Relationship Id="rId78" Type="http://schemas.openxmlformats.org/officeDocument/2006/relationships/image" Target="media/image34.emf"/><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header" Target="header3.xml"/><Relationship Id="rId39" Type="http://schemas.openxmlformats.org/officeDocument/2006/relationships/image" Target="media/image14.emf"/><Relationship Id="rId34" Type="http://schemas.openxmlformats.org/officeDocument/2006/relationships/package" Target="embeddings/Microsoft_Visio_Drawing6.vsdx"/><Relationship Id="rId50" Type="http://schemas.openxmlformats.org/officeDocument/2006/relationships/package" Target="embeddings/Microsoft_Visio_Drawing14.vsdx"/><Relationship Id="rId55" Type="http://schemas.openxmlformats.org/officeDocument/2006/relationships/image" Target="media/image22.emf"/><Relationship Id="rId76" Type="http://schemas.openxmlformats.org/officeDocument/2006/relationships/image" Target="media/image33.emf"/><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8.emf"/><Relationship Id="rId40" Type="http://schemas.openxmlformats.org/officeDocument/2006/relationships/package" Target="embeddings/Microsoft_Visio_Drawing9.vsdx"/><Relationship Id="rId45" Type="http://schemas.openxmlformats.org/officeDocument/2006/relationships/image" Target="media/image17.emf"/><Relationship Id="rId66" Type="http://schemas.openxmlformats.org/officeDocument/2006/relationships/package" Target="embeddings/Microsoft_Visio_Drawing22.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5970F1" w:rsidRDefault="000C0AFC" w:rsidP="000C0AFC">
          <w:pPr>
            <w:pStyle w:val="7F5274A68A3A4A428570148414C18ECF"/>
          </w:pPr>
          <w:r w:rsidRPr="00FD2189">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5970F1" w:rsidRDefault="000C0AFC" w:rsidP="000C0AFC">
          <w:pPr>
            <w:pStyle w:val="CB8008F5B87944C6B73D7CCE24F7DBF3"/>
          </w:pPr>
          <w:r w:rsidRPr="00FD2189">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细黑">
    <w:altName w:val="微软雅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FC"/>
    <w:rsid w:val="0000002E"/>
    <w:rsid w:val="00000DC0"/>
    <w:rsid w:val="0001767E"/>
    <w:rsid w:val="00060716"/>
    <w:rsid w:val="00097762"/>
    <w:rsid w:val="000C0AFC"/>
    <w:rsid w:val="001169D0"/>
    <w:rsid w:val="00167CCC"/>
    <w:rsid w:val="001C59B0"/>
    <w:rsid w:val="00204B8F"/>
    <w:rsid w:val="002227D6"/>
    <w:rsid w:val="00277DF4"/>
    <w:rsid w:val="002C1E50"/>
    <w:rsid w:val="0035483A"/>
    <w:rsid w:val="003774C4"/>
    <w:rsid w:val="00392272"/>
    <w:rsid w:val="003F7AA6"/>
    <w:rsid w:val="00422770"/>
    <w:rsid w:val="00422AB2"/>
    <w:rsid w:val="004A5031"/>
    <w:rsid w:val="005221FD"/>
    <w:rsid w:val="005432DD"/>
    <w:rsid w:val="005970F1"/>
    <w:rsid w:val="005B0EF4"/>
    <w:rsid w:val="00653E27"/>
    <w:rsid w:val="0068068F"/>
    <w:rsid w:val="00683FB8"/>
    <w:rsid w:val="0072077E"/>
    <w:rsid w:val="00731C07"/>
    <w:rsid w:val="008A5618"/>
    <w:rsid w:val="008C0312"/>
    <w:rsid w:val="0093012A"/>
    <w:rsid w:val="00AF75B2"/>
    <w:rsid w:val="00BC09ED"/>
    <w:rsid w:val="00C13B43"/>
    <w:rsid w:val="00C50D9D"/>
    <w:rsid w:val="00D31D17"/>
    <w:rsid w:val="00D37EE8"/>
    <w:rsid w:val="00DD5A2C"/>
    <w:rsid w:val="00E56BC1"/>
    <w:rsid w:val="00EB3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0AFC"/>
    <w:rPr>
      <w:color w:val="808080"/>
    </w:rPr>
  </w:style>
  <w:style w:type="paragraph" w:customStyle="1" w:styleId="7F5274A68A3A4A428570148414C18ECF">
    <w:name w:val="7F5274A68A3A4A428570148414C18ECF"/>
    <w:rsid w:val="000C0AFC"/>
    <w:pPr>
      <w:widowControl w:val="0"/>
      <w:jc w:val="both"/>
    </w:pPr>
  </w:style>
  <w:style w:type="paragraph" w:customStyle="1" w:styleId="CB8008F5B87944C6B73D7CCE24F7DBF3">
    <w:name w:val="CB8008F5B87944C6B73D7CCE24F7DBF3"/>
    <w:rsid w:val="000C0AF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EB4AA9-8B73-4AA0-8A72-8BC46DEDA60F}">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F0733-E7AE-494A-A8C8-194DB12F0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52</Pages>
  <Words>2844</Words>
  <Characters>16214</Characters>
  <Application>Microsoft Office Word</Application>
  <DocSecurity>0</DocSecurity>
  <Lines>135</Lines>
  <Paragraphs>38</Paragraphs>
  <ScaleCrop>false</ScaleCrop>
  <Company> </Company>
  <LinksUpToDate>false</LinksUpToDate>
  <CharactersWithSpaces>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Zhang ZhiWeng</cp:lastModifiedBy>
  <cp:revision>148</cp:revision>
  <dcterms:created xsi:type="dcterms:W3CDTF">2022-05-20T07:51:00Z</dcterms:created>
  <dcterms:modified xsi:type="dcterms:W3CDTF">2023-04-12T09:39:00Z</dcterms:modified>
</cp:coreProperties>
</file>